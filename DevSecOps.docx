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4913C" w14:textId="7A00C462" w:rsidR="13D5BE12" w:rsidRDefault="13D5BE12" w:rsidP="13D5BE12">
      <w:pPr>
        <w:pStyle w:val="Heading1"/>
      </w:pPr>
    </w:p>
    <w:p w14:paraId="2C4FD5BB" w14:textId="1B500E8E" w:rsidR="13D5BE12" w:rsidRDefault="13D5BE12" w:rsidP="13D5BE12">
      <w:pPr>
        <w:pStyle w:val="Heading1"/>
      </w:pPr>
    </w:p>
    <w:p w14:paraId="07F19D50" w14:textId="059AEB6B" w:rsidR="13D5BE12" w:rsidRDefault="13D5BE12" w:rsidP="13D5BE12">
      <w:pPr>
        <w:pStyle w:val="Heading1"/>
      </w:pPr>
    </w:p>
    <w:p w14:paraId="6044A935" w14:textId="050FE567" w:rsidR="0076266A" w:rsidRPr="0002477C" w:rsidRDefault="0076266A" w:rsidP="13D5BE12">
      <w:pPr>
        <w:pStyle w:val="Heading1"/>
        <w:rPr>
          <w:b/>
          <w:bCs/>
        </w:rPr>
      </w:pPr>
      <w:bookmarkStart w:id="0" w:name="_Toc148099337"/>
      <w:bookmarkStart w:id="1" w:name="_Toc150872259"/>
      <w:proofErr w:type="spellStart"/>
      <w:r w:rsidRPr="13D5BE12">
        <w:rPr>
          <w:b/>
          <w:bCs/>
        </w:rPr>
        <w:t>DevSecOps</w:t>
      </w:r>
      <w:bookmarkEnd w:id="0"/>
      <w:proofErr w:type="spellEnd"/>
    </w:p>
    <w:p w14:paraId="321294F5" w14:textId="571B42CF" w:rsidR="0069687B" w:rsidRDefault="0076266A" w:rsidP="0002477C">
      <w:pPr>
        <w:pStyle w:val="Heading1"/>
      </w:pPr>
      <w:r>
        <w:t>A culture of</w:t>
      </w:r>
      <w:r w:rsidR="00683B6B">
        <w:t xml:space="preserve"> </w:t>
      </w:r>
      <w:r>
        <w:t>workflow cyber security</w:t>
      </w:r>
      <w:bookmarkEnd w:id="1"/>
    </w:p>
    <w:p w14:paraId="4BDEEC72" w14:textId="77777777" w:rsidR="0069687B" w:rsidRDefault="0069687B">
      <w:pPr>
        <w:spacing w:after="0" w:line="240" w:lineRule="auto"/>
        <w:rPr>
          <w:rFonts w:eastAsia="MS Mincho" w:cs="Arial"/>
          <w:color w:val="14233C"/>
          <w:sz w:val="52"/>
          <w:szCs w:val="80"/>
          <w:lang w:val="en-GB"/>
        </w:rPr>
      </w:pPr>
      <w:r>
        <w:br w:type="page"/>
      </w:r>
    </w:p>
    <w:sdt>
      <w:sdtPr>
        <w:rPr>
          <w:rFonts w:ascii="Arial" w:eastAsiaTheme="minorHAnsi" w:hAnsi="Arial" w:cstheme="minorBidi"/>
          <w:color w:val="auto"/>
          <w:sz w:val="22"/>
          <w:szCs w:val="24"/>
          <w:lang w:val="en-AU"/>
        </w:rPr>
        <w:id w:val="2060556596"/>
        <w:docPartObj>
          <w:docPartGallery w:val="Table of Contents"/>
          <w:docPartUnique/>
        </w:docPartObj>
      </w:sdtPr>
      <w:sdtEndPr>
        <w:rPr>
          <w:sz w:val="21"/>
          <w:szCs w:val="22"/>
        </w:rPr>
      </w:sdtEndPr>
      <w:sdtContent>
        <w:p w14:paraId="17C52105" w14:textId="3BCAB549" w:rsidR="00087C0D" w:rsidRPr="006D03AD" w:rsidRDefault="00087C0D" w:rsidP="00983609">
          <w:pPr>
            <w:pStyle w:val="TOCHeading"/>
            <w:spacing w:after="240"/>
            <w:rPr>
              <w:rStyle w:val="Heading2Char"/>
            </w:rPr>
          </w:pPr>
          <w:r w:rsidRPr="5EFEF495">
            <w:rPr>
              <w:rStyle w:val="Heading2Char"/>
            </w:rPr>
            <w:t>Contents</w:t>
          </w:r>
        </w:p>
        <w:p w14:paraId="0EF94FF6" w14:textId="5C7F1C04" w:rsidR="0067759A" w:rsidRDefault="5EFEF495">
          <w:pPr>
            <w:pStyle w:val="TOC1"/>
            <w:tabs>
              <w:tab w:val="right" w:leader="dot" w:pos="7694"/>
            </w:tabs>
            <w:rPr>
              <w:rFonts w:asciiTheme="minorHAnsi" w:eastAsiaTheme="minorEastAsia" w:hAnsiTheme="minorHAnsi"/>
              <w:noProof/>
              <w:kern w:val="2"/>
              <w:szCs w:val="22"/>
              <w:lang w:eastAsia="en-AU"/>
              <w14:ligatures w14:val="standardContextual"/>
            </w:rPr>
          </w:pPr>
          <w:r>
            <w:fldChar w:fldCharType="begin"/>
          </w:r>
          <w:r w:rsidR="7205DB7C">
            <w:instrText>TOC \o "1-3" \h \z \u</w:instrText>
          </w:r>
          <w:r>
            <w:fldChar w:fldCharType="separate"/>
          </w:r>
          <w:hyperlink w:anchor="_Toc150872259" w:history="1">
            <w:r w:rsidR="0067759A" w:rsidRPr="00AB611B">
              <w:rPr>
                <w:rStyle w:val="Hyperlink"/>
                <w:noProof/>
              </w:rPr>
              <w:t>DevSecOps: A culture of workflow cyber security.</w:t>
            </w:r>
            <w:r w:rsidR="0067759A">
              <w:rPr>
                <w:noProof/>
                <w:webHidden/>
              </w:rPr>
              <w:tab/>
            </w:r>
            <w:r w:rsidR="0067759A">
              <w:rPr>
                <w:noProof/>
                <w:webHidden/>
              </w:rPr>
              <w:fldChar w:fldCharType="begin"/>
            </w:r>
            <w:r w:rsidR="0067759A">
              <w:rPr>
                <w:noProof/>
                <w:webHidden/>
              </w:rPr>
              <w:instrText xml:space="preserve"> PAGEREF _Toc150872259 \h </w:instrText>
            </w:r>
            <w:r w:rsidR="0067759A">
              <w:rPr>
                <w:noProof/>
                <w:webHidden/>
              </w:rPr>
            </w:r>
            <w:r w:rsidR="0067759A">
              <w:rPr>
                <w:noProof/>
                <w:webHidden/>
              </w:rPr>
              <w:fldChar w:fldCharType="separate"/>
            </w:r>
            <w:r w:rsidR="0067759A">
              <w:rPr>
                <w:noProof/>
                <w:webHidden/>
              </w:rPr>
              <w:t>1</w:t>
            </w:r>
            <w:r w:rsidR="0067759A">
              <w:rPr>
                <w:noProof/>
                <w:webHidden/>
              </w:rPr>
              <w:fldChar w:fldCharType="end"/>
            </w:r>
          </w:hyperlink>
        </w:p>
        <w:p w14:paraId="0D7D3A68" w14:textId="1F4B9E3F" w:rsidR="0067759A" w:rsidRDefault="0011654C">
          <w:pPr>
            <w:pStyle w:val="TOC2"/>
            <w:rPr>
              <w:rFonts w:asciiTheme="minorHAnsi" w:eastAsiaTheme="minorEastAsia" w:hAnsiTheme="minorHAnsi"/>
              <w:noProof/>
              <w:kern w:val="2"/>
              <w:szCs w:val="22"/>
              <w:lang w:eastAsia="en-AU"/>
              <w14:ligatures w14:val="standardContextual"/>
            </w:rPr>
          </w:pPr>
          <w:hyperlink w:anchor="_Toc150872260" w:history="1">
            <w:r w:rsidR="0067759A" w:rsidRPr="00AB611B">
              <w:rPr>
                <w:rStyle w:val="Hyperlink"/>
                <w:noProof/>
              </w:rPr>
              <w:t>Executive summary</w:t>
            </w:r>
            <w:r w:rsidR="0067759A">
              <w:rPr>
                <w:noProof/>
                <w:webHidden/>
              </w:rPr>
              <w:tab/>
            </w:r>
            <w:r w:rsidR="0067759A">
              <w:rPr>
                <w:noProof/>
                <w:webHidden/>
              </w:rPr>
              <w:fldChar w:fldCharType="begin"/>
            </w:r>
            <w:r w:rsidR="0067759A">
              <w:rPr>
                <w:noProof/>
                <w:webHidden/>
              </w:rPr>
              <w:instrText xml:space="preserve"> PAGEREF _Toc150872260 \h </w:instrText>
            </w:r>
            <w:r w:rsidR="0067759A">
              <w:rPr>
                <w:noProof/>
                <w:webHidden/>
              </w:rPr>
            </w:r>
            <w:r w:rsidR="0067759A">
              <w:rPr>
                <w:noProof/>
                <w:webHidden/>
              </w:rPr>
              <w:fldChar w:fldCharType="separate"/>
            </w:r>
            <w:r w:rsidR="0067759A">
              <w:rPr>
                <w:noProof/>
                <w:webHidden/>
              </w:rPr>
              <w:t>2</w:t>
            </w:r>
            <w:r w:rsidR="0067759A">
              <w:rPr>
                <w:noProof/>
                <w:webHidden/>
              </w:rPr>
              <w:fldChar w:fldCharType="end"/>
            </w:r>
          </w:hyperlink>
        </w:p>
        <w:p w14:paraId="18365770" w14:textId="1B9A8634" w:rsidR="0067759A" w:rsidRDefault="0011654C">
          <w:pPr>
            <w:pStyle w:val="TOC2"/>
            <w:rPr>
              <w:rFonts w:asciiTheme="minorHAnsi" w:eastAsiaTheme="minorEastAsia" w:hAnsiTheme="minorHAnsi"/>
              <w:noProof/>
              <w:kern w:val="2"/>
              <w:szCs w:val="22"/>
              <w:lang w:eastAsia="en-AU"/>
              <w14:ligatures w14:val="standardContextual"/>
            </w:rPr>
          </w:pPr>
          <w:hyperlink w:anchor="_Toc150872261" w:history="1">
            <w:r w:rsidR="0067759A" w:rsidRPr="00AB611B">
              <w:rPr>
                <w:rStyle w:val="Hyperlink"/>
                <w:noProof/>
              </w:rPr>
              <w:t>Introduction to DevSecOps</w:t>
            </w:r>
            <w:r w:rsidR="0067759A">
              <w:rPr>
                <w:noProof/>
                <w:webHidden/>
              </w:rPr>
              <w:tab/>
            </w:r>
            <w:r w:rsidR="0067759A">
              <w:rPr>
                <w:noProof/>
                <w:webHidden/>
              </w:rPr>
              <w:fldChar w:fldCharType="begin"/>
            </w:r>
            <w:r w:rsidR="0067759A">
              <w:rPr>
                <w:noProof/>
                <w:webHidden/>
              </w:rPr>
              <w:instrText xml:space="preserve"> PAGEREF _Toc150872261 \h </w:instrText>
            </w:r>
            <w:r w:rsidR="0067759A">
              <w:rPr>
                <w:noProof/>
                <w:webHidden/>
              </w:rPr>
            </w:r>
            <w:r w:rsidR="0067759A">
              <w:rPr>
                <w:noProof/>
                <w:webHidden/>
              </w:rPr>
              <w:fldChar w:fldCharType="separate"/>
            </w:r>
            <w:r w:rsidR="0067759A">
              <w:rPr>
                <w:noProof/>
                <w:webHidden/>
              </w:rPr>
              <w:t>3</w:t>
            </w:r>
            <w:r w:rsidR="0067759A">
              <w:rPr>
                <w:noProof/>
                <w:webHidden/>
              </w:rPr>
              <w:fldChar w:fldCharType="end"/>
            </w:r>
          </w:hyperlink>
        </w:p>
        <w:p w14:paraId="77C52B3E" w14:textId="2BF87E21" w:rsidR="0067759A" w:rsidRDefault="0011654C">
          <w:pPr>
            <w:pStyle w:val="TOC2"/>
            <w:rPr>
              <w:rFonts w:asciiTheme="minorHAnsi" w:eastAsiaTheme="minorEastAsia" w:hAnsiTheme="minorHAnsi"/>
              <w:noProof/>
              <w:kern w:val="2"/>
              <w:szCs w:val="22"/>
              <w:lang w:eastAsia="en-AU"/>
              <w14:ligatures w14:val="standardContextual"/>
            </w:rPr>
          </w:pPr>
          <w:hyperlink w:anchor="_Toc150872262" w:history="1">
            <w:r w:rsidR="0067759A" w:rsidRPr="00AB611B">
              <w:rPr>
                <w:rStyle w:val="Hyperlink"/>
                <w:noProof/>
              </w:rPr>
              <w:t>Current state analysis</w:t>
            </w:r>
            <w:r w:rsidR="0067759A">
              <w:rPr>
                <w:noProof/>
                <w:webHidden/>
              </w:rPr>
              <w:tab/>
            </w:r>
            <w:r w:rsidR="0067759A">
              <w:rPr>
                <w:noProof/>
                <w:webHidden/>
              </w:rPr>
              <w:fldChar w:fldCharType="begin"/>
            </w:r>
            <w:r w:rsidR="0067759A">
              <w:rPr>
                <w:noProof/>
                <w:webHidden/>
              </w:rPr>
              <w:instrText xml:space="preserve"> PAGEREF _Toc150872262 \h </w:instrText>
            </w:r>
            <w:r w:rsidR="0067759A">
              <w:rPr>
                <w:noProof/>
                <w:webHidden/>
              </w:rPr>
            </w:r>
            <w:r w:rsidR="0067759A">
              <w:rPr>
                <w:noProof/>
                <w:webHidden/>
              </w:rPr>
              <w:fldChar w:fldCharType="separate"/>
            </w:r>
            <w:r w:rsidR="0067759A">
              <w:rPr>
                <w:noProof/>
                <w:webHidden/>
              </w:rPr>
              <w:t>5</w:t>
            </w:r>
            <w:r w:rsidR="0067759A">
              <w:rPr>
                <w:noProof/>
                <w:webHidden/>
              </w:rPr>
              <w:fldChar w:fldCharType="end"/>
            </w:r>
          </w:hyperlink>
        </w:p>
        <w:p w14:paraId="6218D545" w14:textId="7937A689" w:rsidR="0067759A" w:rsidRDefault="0011654C">
          <w:pPr>
            <w:pStyle w:val="TOC2"/>
            <w:rPr>
              <w:rFonts w:asciiTheme="minorHAnsi" w:eastAsiaTheme="minorEastAsia" w:hAnsiTheme="minorHAnsi"/>
              <w:noProof/>
              <w:kern w:val="2"/>
              <w:szCs w:val="22"/>
              <w:lang w:eastAsia="en-AU"/>
              <w14:ligatures w14:val="standardContextual"/>
            </w:rPr>
          </w:pPr>
          <w:hyperlink w:anchor="_Toc150872263" w:history="1">
            <w:r w:rsidR="0067759A" w:rsidRPr="00AB611B">
              <w:rPr>
                <w:rStyle w:val="Hyperlink"/>
                <w:noProof/>
              </w:rPr>
              <w:t>DevSecOps vs traditional cyber security</w:t>
            </w:r>
            <w:r w:rsidR="0067759A">
              <w:rPr>
                <w:noProof/>
                <w:webHidden/>
              </w:rPr>
              <w:tab/>
            </w:r>
            <w:r w:rsidR="0067759A">
              <w:rPr>
                <w:noProof/>
                <w:webHidden/>
              </w:rPr>
              <w:fldChar w:fldCharType="begin"/>
            </w:r>
            <w:r w:rsidR="0067759A">
              <w:rPr>
                <w:noProof/>
                <w:webHidden/>
              </w:rPr>
              <w:instrText xml:space="preserve"> PAGEREF _Toc150872263 \h </w:instrText>
            </w:r>
            <w:r w:rsidR="0067759A">
              <w:rPr>
                <w:noProof/>
                <w:webHidden/>
              </w:rPr>
            </w:r>
            <w:r w:rsidR="0067759A">
              <w:rPr>
                <w:noProof/>
                <w:webHidden/>
              </w:rPr>
              <w:fldChar w:fldCharType="separate"/>
            </w:r>
            <w:r w:rsidR="0067759A">
              <w:rPr>
                <w:noProof/>
                <w:webHidden/>
              </w:rPr>
              <w:t>6</w:t>
            </w:r>
            <w:r w:rsidR="0067759A">
              <w:rPr>
                <w:noProof/>
                <w:webHidden/>
              </w:rPr>
              <w:fldChar w:fldCharType="end"/>
            </w:r>
          </w:hyperlink>
        </w:p>
        <w:p w14:paraId="6DBA99B2" w14:textId="233CB39A" w:rsidR="0067759A" w:rsidRDefault="0011654C">
          <w:pPr>
            <w:pStyle w:val="TOC2"/>
            <w:rPr>
              <w:rFonts w:asciiTheme="minorHAnsi" w:eastAsiaTheme="minorEastAsia" w:hAnsiTheme="minorHAnsi"/>
              <w:noProof/>
              <w:kern w:val="2"/>
              <w:szCs w:val="22"/>
              <w:lang w:eastAsia="en-AU"/>
              <w14:ligatures w14:val="standardContextual"/>
            </w:rPr>
          </w:pPr>
          <w:hyperlink w:anchor="_Toc150872264" w:history="1">
            <w:r w:rsidR="0067759A" w:rsidRPr="00AB611B">
              <w:rPr>
                <w:rStyle w:val="Hyperlink"/>
                <w:noProof/>
              </w:rPr>
              <w:t>Keys for a holistic DevSecOps approach</w:t>
            </w:r>
            <w:r w:rsidR="0067759A">
              <w:rPr>
                <w:noProof/>
                <w:webHidden/>
              </w:rPr>
              <w:tab/>
            </w:r>
            <w:r w:rsidR="0067759A">
              <w:rPr>
                <w:noProof/>
                <w:webHidden/>
              </w:rPr>
              <w:fldChar w:fldCharType="begin"/>
            </w:r>
            <w:r w:rsidR="0067759A">
              <w:rPr>
                <w:noProof/>
                <w:webHidden/>
              </w:rPr>
              <w:instrText xml:space="preserve"> PAGEREF _Toc150872264 \h </w:instrText>
            </w:r>
            <w:r w:rsidR="0067759A">
              <w:rPr>
                <w:noProof/>
                <w:webHidden/>
              </w:rPr>
            </w:r>
            <w:r w:rsidR="0067759A">
              <w:rPr>
                <w:noProof/>
                <w:webHidden/>
              </w:rPr>
              <w:fldChar w:fldCharType="separate"/>
            </w:r>
            <w:r w:rsidR="0067759A">
              <w:rPr>
                <w:noProof/>
                <w:webHidden/>
              </w:rPr>
              <w:t>7</w:t>
            </w:r>
            <w:r w:rsidR="0067759A">
              <w:rPr>
                <w:noProof/>
                <w:webHidden/>
              </w:rPr>
              <w:fldChar w:fldCharType="end"/>
            </w:r>
          </w:hyperlink>
        </w:p>
        <w:p w14:paraId="2AA73581" w14:textId="661F2615" w:rsidR="0067759A" w:rsidRDefault="0011654C">
          <w:pPr>
            <w:pStyle w:val="TOC2"/>
            <w:rPr>
              <w:rFonts w:asciiTheme="minorHAnsi" w:eastAsiaTheme="minorEastAsia" w:hAnsiTheme="minorHAnsi"/>
              <w:noProof/>
              <w:kern w:val="2"/>
              <w:szCs w:val="22"/>
              <w:lang w:eastAsia="en-AU"/>
              <w14:ligatures w14:val="standardContextual"/>
            </w:rPr>
          </w:pPr>
          <w:hyperlink w:anchor="_Toc150872265" w:history="1">
            <w:r w:rsidR="0067759A" w:rsidRPr="00AB611B">
              <w:rPr>
                <w:rStyle w:val="Hyperlink"/>
                <w:noProof/>
              </w:rPr>
              <w:t>Strategic pivot to DevSecOps</w:t>
            </w:r>
            <w:r w:rsidR="0067759A">
              <w:rPr>
                <w:noProof/>
                <w:webHidden/>
              </w:rPr>
              <w:tab/>
            </w:r>
            <w:r w:rsidR="0067759A">
              <w:rPr>
                <w:noProof/>
                <w:webHidden/>
              </w:rPr>
              <w:fldChar w:fldCharType="begin"/>
            </w:r>
            <w:r w:rsidR="0067759A">
              <w:rPr>
                <w:noProof/>
                <w:webHidden/>
              </w:rPr>
              <w:instrText xml:space="preserve"> PAGEREF _Toc150872265 \h </w:instrText>
            </w:r>
            <w:r w:rsidR="0067759A">
              <w:rPr>
                <w:noProof/>
                <w:webHidden/>
              </w:rPr>
            </w:r>
            <w:r w:rsidR="0067759A">
              <w:rPr>
                <w:noProof/>
                <w:webHidden/>
              </w:rPr>
              <w:fldChar w:fldCharType="separate"/>
            </w:r>
            <w:r w:rsidR="0067759A">
              <w:rPr>
                <w:noProof/>
                <w:webHidden/>
              </w:rPr>
              <w:t>8</w:t>
            </w:r>
            <w:r w:rsidR="0067759A">
              <w:rPr>
                <w:noProof/>
                <w:webHidden/>
              </w:rPr>
              <w:fldChar w:fldCharType="end"/>
            </w:r>
          </w:hyperlink>
        </w:p>
        <w:p w14:paraId="6BBC68CE" w14:textId="2A2D8719" w:rsidR="0067759A" w:rsidRDefault="0011654C">
          <w:pPr>
            <w:pStyle w:val="TOC2"/>
            <w:rPr>
              <w:rFonts w:asciiTheme="minorHAnsi" w:eastAsiaTheme="minorEastAsia" w:hAnsiTheme="minorHAnsi"/>
              <w:noProof/>
              <w:kern w:val="2"/>
              <w:szCs w:val="22"/>
              <w:lang w:eastAsia="en-AU"/>
              <w14:ligatures w14:val="standardContextual"/>
            </w:rPr>
          </w:pPr>
          <w:hyperlink w:anchor="_Toc150872266" w:history="1">
            <w:r w:rsidR="0067759A" w:rsidRPr="00AB611B">
              <w:rPr>
                <w:rStyle w:val="Hyperlink"/>
                <w:noProof/>
              </w:rPr>
              <w:t>DevSecOps implementation options</w:t>
            </w:r>
            <w:r w:rsidR="0067759A">
              <w:rPr>
                <w:noProof/>
                <w:webHidden/>
              </w:rPr>
              <w:tab/>
            </w:r>
            <w:r w:rsidR="0067759A">
              <w:rPr>
                <w:noProof/>
                <w:webHidden/>
              </w:rPr>
              <w:fldChar w:fldCharType="begin"/>
            </w:r>
            <w:r w:rsidR="0067759A">
              <w:rPr>
                <w:noProof/>
                <w:webHidden/>
              </w:rPr>
              <w:instrText xml:space="preserve"> PAGEREF _Toc150872266 \h </w:instrText>
            </w:r>
            <w:r w:rsidR="0067759A">
              <w:rPr>
                <w:noProof/>
                <w:webHidden/>
              </w:rPr>
            </w:r>
            <w:r w:rsidR="0067759A">
              <w:rPr>
                <w:noProof/>
                <w:webHidden/>
              </w:rPr>
              <w:fldChar w:fldCharType="separate"/>
            </w:r>
            <w:r w:rsidR="0067759A">
              <w:rPr>
                <w:noProof/>
                <w:webHidden/>
              </w:rPr>
              <w:t>10</w:t>
            </w:r>
            <w:r w:rsidR="0067759A">
              <w:rPr>
                <w:noProof/>
                <w:webHidden/>
              </w:rPr>
              <w:fldChar w:fldCharType="end"/>
            </w:r>
          </w:hyperlink>
        </w:p>
        <w:p w14:paraId="360DA9F6" w14:textId="0D2FC30B" w:rsidR="0067759A" w:rsidRDefault="0011654C">
          <w:pPr>
            <w:pStyle w:val="TOC3"/>
            <w:tabs>
              <w:tab w:val="right" w:leader="dot" w:pos="7694"/>
            </w:tabs>
            <w:rPr>
              <w:rFonts w:asciiTheme="minorHAnsi" w:eastAsiaTheme="minorEastAsia" w:hAnsiTheme="minorHAnsi"/>
              <w:noProof/>
              <w:kern w:val="2"/>
              <w:szCs w:val="22"/>
              <w:lang w:eastAsia="en-AU"/>
              <w14:ligatures w14:val="standardContextual"/>
            </w:rPr>
          </w:pPr>
          <w:hyperlink w:anchor="_Toc150872267" w:history="1">
            <w:r w:rsidR="0067759A" w:rsidRPr="00AB611B">
              <w:rPr>
                <w:rStyle w:val="Hyperlink"/>
                <w:noProof/>
              </w:rPr>
              <w:t>Minimal impact option</w:t>
            </w:r>
            <w:r w:rsidR="0067759A">
              <w:rPr>
                <w:noProof/>
                <w:webHidden/>
              </w:rPr>
              <w:tab/>
            </w:r>
            <w:r w:rsidR="0067759A">
              <w:rPr>
                <w:noProof/>
                <w:webHidden/>
              </w:rPr>
              <w:fldChar w:fldCharType="begin"/>
            </w:r>
            <w:r w:rsidR="0067759A">
              <w:rPr>
                <w:noProof/>
                <w:webHidden/>
              </w:rPr>
              <w:instrText xml:space="preserve"> PAGEREF _Toc150872267 \h </w:instrText>
            </w:r>
            <w:r w:rsidR="0067759A">
              <w:rPr>
                <w:noProof/>
                <w:webHidden/>
              </w:rPr>
            </w:r>
            <w:r w:rsidR="0067759A">
              <w:rPr>
                <w:noProof/>
                <w:webHidden/>
              </w:rPr>
              <w:fldChar w:fldCharType="separate"/>
            </w:r>
            <w:r w:rsidR="0067759A">
              <w:rPr>
                <w:noProof/>
                <w:webHidden/>
              </w:rPr>
              <w:t>10</w:t>
            </w:r>
            <w:r w:rsidR="0067759A">
              <w:rPr>
                <w:noProof/>
                <w:webHidden/>
              </w:rPr>
              <w:fldChar w:fldCharType="end"/>
            </w:r>
          </w:hyperlink>
        </w:p>
        <w:p w14:paraId="453E1769" w14:textId="27ACC147" w:rsidR="0067759A" w:rsidRDefault="0011654C">
          <w:pPr>
            <w:pStyle w:val="TOC3"/>
            <w:tabs>
              <w:tab w:val="right" w:leader="dot" w:pos="7694"/>
            </w:tabs>
            <w:rPr>
              <w:rFonts w:asciiTheme="minorHAnsi" w:eastAsiaTheme="minorEastAsia" w:hAnsiTheme="minorHAnsi"/>
              <w:noProof/>
              <w:kern w:val="2"/>
              <w:szCs w:val="22"/>
              <w:lang w:eastAsia="en-AU"/>
              <w14:ligatures w14:val="standardContextual"/>
            </w:rPr>
          </w:pPr>
          <w:hyperlink w:anchor="_Toc150872268" w:history="1">
            <w:r w:rsidR="0067759A" w:rsidRPr="00AB611B">
              <w:rPr>
                <w:rStyle w:val="Hyperlink"/>
                <w:noProof/>
              </w:rPr>
              <w:t>Balanced option</w:t>
            </w:r>
            <w:r w:rsidR="0067759A">
              <w:rPr>
                <w:noProof/>
                <w:webHidden/>
              </w:rPr>
              <w:tab/>
            </w:r>
            <w:r w:rsidR="0067759A">
              <w:rPr>
                <w:noProof/>
                <w:webHidden/>
              </w:rPr>
              <w:fldChar w:fldCharType="begin"/>
            </w:r>
            <w:r w:rsidR="0067759A">
              <w:rPr>
                <w:noProof/>
                <w:webHidden/>
              </w:rPr>
              <w:instrText xml:space="preserve"> PAGEREF _Toc150872268 \h </w:instrText>
            </w:r>
            <w:r w:rsidR="0067759A">
              <w:rPr>
                <w:noProof/>
                <w:webHidden/>
              </w:rPr>
            </w:r>
            <w:r w:rsidR="0067759A">
              <w:rPr>
                <w:noProof/>
                <w:webHidden/>
              </w:rPr>
              <w:fldChar w:fldCharType="separate"/>
            </w:r>
            <w:r w:rsidR="0067759A">
              <w:rPr>
                <w:noProof/>
                <w:webHidden/>
              </w:rPr>
              <w:t>11</w:t>
            </w:r>
            <w:r w:rsidR="0067759A">
              <w:rPr>
                <w:noProof/>
                <w:webHidden/>
              </w:rPr>
              <w:fldChar w:fldCharType="end"/>
            </w:r>
          </w:hyperlink>
        </w:p>
        <w:p w14:paraId="7A14F733" w14:textId="5AA9C47B" w:rsidR="0067759A" w:rsidRDefault="0011654C">
          <w:pPr>
            <w:pStyle w:val="TOC3"/>
            <w:tabs>
              <w:tab w:val="right" w:leader="dot" w:pos="7694"/>
            </w:tabs>
            <w:rPr>
              <w:rFonts w:asciiTheme="minorHAnsi" w:eastAsiaTheme="minorEastAsia" w:hAnsiTheme="minorHAnsi"/>
              <w:noProof/>
              <w:kern w:val="2"/>
              <w:szCs w:val="22"/>
              <w:lang w:eastAsia="en-AU"/>
              <w14:ligatures w14:val="standardContextual"/>
            </w:rPr>
          </w:pPr>
          <w:hyperlink w:anchor="_Toc150872269" w:history="1">
            <w:r w:rsidR="0067759A" w:rsidRPr="00AB611B">
              <w:rPr>
                <w:rStyle w:val="Hyperlink"/>
                <w:noProof/>
              </w:rPr>
              <w:t>Comprehensive Option</w:t>
            </w:r>
            <w:r w:rsidR="0067759A">
              <w:rPr>
                <w:noProof/>
                <w:webHidden/>
              </w:rPr>
              <w:tab/>
            </w:r>
            <w:r w:rsidR="0067759A">
              <w:rPr>
                <w:noProof/>
                <w:webHidden/>
              </w:rPr>
              <w:fldChar w:fldCharType="begin"/>
            </w:r>
            <w:r w:rsidR="0067759A">
              <w:rPr>
                <w:noProof/>
                <w:webHidden/>
              </w:rPr>
              <w:instrText xml:space="preserve"> PAGEREF _Toc150872269 \h </w:instrText>
            </w:r>
            <w:r w:rsidR="0067759A">
              <w:rPr>
                <w:noProof/>
                <w:webHidden/>
              </w:rPr>
            </w:r>
            <w:r w:rsidR="0067759A">
              <w:rPr>
                <w:noProof/>
                <w:webHidden/>
              </w:rPr>
              <w:fldChar w:fldCharType="separate"/>
            </w:r>
            <w:r w:rsidR="0067759A">
              <w:rPr>
                <w:noProof/>
                <w:webHidden/>
              </w:rPr>
              <w:t>12</w:t>
            </w:r>
            <w:r w:rsidR="0067759A">
              <w:rPr>
                <w:noProof/>
                <w:webHidden/>
              </w:rPr>
              <w:fldChar w:fldCharType="end"/>
            </w:r>
          </w:hyperlink>
        </w:p>
        <w:p w14:paraId="115C5A7D" w14:textId="40458129" w:rsidR="0067759A" w:rsidRDefault="0011654C">
          <w:pPr>
            <w:pStyle w:val="TOC1"/>
            <w:tabs>
              <w:tab w:val="right" w:leader="dot" w:pos="7694"/>
            </w:tabs>
            <w:rPr>
              <w:rFonts w:asciiTheme="minorHAnsi" w:eastAsiaTheme="minorEastAsia" w:hAnsiTheme="minorHAnsi"/>
              <w:noProof/>
              <w:kern w:val="2"/>
              <w:szCs w:val="22"/>
              <w:lang w:eastAsia="en-AU"/>
              <w14:ligatures w14:val="standardContextual"/>
            </w:rPr>
          </w:pPr>
          <w:hyperlink w:anchor="_Toc150872270" w:history="1">
            <w:r w:rsidR="0067759A" w:rsidRPr="00AB611B">
              <w:rPr>
                <w:rStyle w:val="Hyperlink"/>
                <w:noProof/>
              </w:rPr>
              <w:t>Appendix</w:t>
            </w:r>
            <w:r w:rsidR="0067759A">
              <w:rPr>
                <w:noProof/>
                <w:webHidden/>
              </w:rPr>
              <w:tab/>
            </w:r>
            <w:r w:rsidR="0067759A">
              <w:rPr>
                <w:noProof/>
                <w:webHidden/>
              </w:rPr>
              <w:fldChar w:fldCharType="begin"/>
            </w:r>
            <w:r w:rsidR="0067759A">
              <w:rPr>
                <w:noProof/>
                <w:webHidden/>
              </w:rPr>
              <w:instrText xml:space="preserve"> PAGEREF _Toc150872270 \h </w:instrText>
            </w:r>
            <w:r w:rsidR="0067759A">
              <w:rPr>
                <w:noProof/>
                <w:webHidden/>
              </w:rPr>
            </w:r>
            <w:r w:rsidR="0067759A">
              <w:rPr>
                <w:noProof/>
                <w:webHidden/>
              </w:rPr>
              <w:fldChar w:fldCharType="separate"/>
            </w:r>
            <w:r w:rsidR="0067759A">
              <w:rPr>
                <w:noProof/>
                <w:webHidden/>
              </w:rPr>
              <w:t>13</w:t>
            </w:r>
            <w:r w:rsidR="0067759A">
              <w:rPr>
                <w:noProof/>
                <w:webHidden/>
              </w:rPr>
              <w:fldChar w:fldCharType="end"/>
            </w:r>
          </w:hyperlink>
        </w:p>
        <w:p w14:paraId="1F0823BC" w14:textId="0FB1AFC1" w:rsidR="0067759A" w:rsidRDefault="0011654C">
          <w:pPr>
            <w:pStyle w:val="TOC2"/>
            <w:rPr>
              <w:rFonts w:asciiTheme="minorHAnsi" w:eastAsiaTheme="minorEastAsia" w:hAnsiTheme="minorHAnsi"/>
              <w:noProof/>
              <w:kern w:val="2"/>
              <w:szCs w:val="22"/>
              <w:lang w:eastAsia="en-AU"/>
              <w14:ligatures w14:val="standardContextual"/>
            </w:rPr>
          </w:pPr>
          <w:hyperlink w:anchor="_Toc150872271" w:history="1">
            <w:r w:rsidR="0067759A" w:rsidRPr="00AB611B">
              <w:rPr>
                <w:rStyle w:val="Hyperlink"/>
                <w:noProof/>
              </w:rPr>
              <w:t>Available tools and services</w:t>
            </w:r>
            <w:r w:rsidR="0067759A">
              <w:rPr>
                <w:noProof/>
                <w:webHidden/>
              </w:rPr>
              <w:tab/>
            </w:r>
            <w:r w:rsidR="0067759A">
              <w:rPr>
                <w:noProof/>
                <w:webHidden/>
              </w:rPr>
              <w:fldChar w:fldCharType="begin"/>
            </w:r>
            <w:r w:rsidR="0067759A">
              <w:rPr>
                <w:noProof/>
                <w:webHidden/>
              </w:rPr>
              <w:instrText xml:space="preserve"> PAGEREF _Toc150872271 \h </w:instrText>
            </w:r>
            <w:r w:rsidR="0067759A">
              <w:rPr>
                <w:noProof/>
                <w:webHidden/>
              </w:rPr>
            </w:r>
            <w:r w:rsidR="0067759A">
              <w:rPr>
                <w:noProof/>
                <w:webHidden/>
              </w:rPr>
              <w:fldChar w:fldCharType="separate"/>
            </w:r>
            <w:r w:rsidR="0067759A">
              <w:rPr>
                <w:noProof/>
                <w:webHidden/>
              </w:rPr>
              <w:t>13</w:t>
            </w:r>
            <w:r w:rsidR="0067759A">
              <w:rPr>
                <w:noProof/>
                <w:webHidden/>
              </w:rPr>
              <w:fldChar w:fldCharType="end"/>
            </w:r>
          </w:hyperlink>
        </w:p>
        <w:p w14:paraId="164FB13A" w14:textId="30F2B4BA" w:rsidR="0067759A" w:rsidRDefault="0011654C">
          <w:pPr>
            <w:pStyle w:val="TOC2"/>
            <w:rPr>
              <w:rFonts w:asciiTheme="minorHAnsi" w:eastAsiaTheme="minorEastAsia" w:hAnsiTheme="minorHAnsi"/>
              <w:noProof/>
              <w:kern w:val="2"/>
              <w:szCs w:val="22"/>
              <w:lang w:eastAsia="en-AU"/>
              <w14:ligatures w14:val="standardContextual"/>
            </w:rPr>
          </w:pPr>
          <w:hyperlink w:anchor="_Toc150872272" w:history="1">
            <w:r w:rsidR="0067759A" w:rsidRPr="00AB611B">
              <w:rPr>
                <w:rStyle w:val="Hyperlink"/>
                <w:noProof/>
              </w:rPr>
              <w:t>Market scan and analysis</w:t>
            </w:r>
            <w:r w:rsidR="0067759A">
              <w:rPr>
                <w:noProof/>
                <w:webHidden/>
              </w:rPr>
              <w:tab/>
            </w:r>
            <w:r w:rsidR="0067759A">
              <w:rPr>
                <w:noProof/>
                <w:webHidden/>
              </w:rPr>
              <w:fldChar w:fldCharType="begin"/>
            </w:r>
            <w:r w:rsidR="0067759A">
              <w:rPr>
                <w:noProof/>
                <w:webHidden/>
              </w:rPr>
              <w:instrText xml:space="preserve"> PAGEREF _Toc150872272 \h </w:instrText>
            </w:r>
            <w:r w:rsidR="0067759A">
              <w:rPr>
                <w:noProof/>
                <w:webHidden/>
              </w:rPr>
            </w:r>
            <w:r w:rsidR="0067759A">
              <w:rPr>
                <w:noProof/>
                <w:webHidden/>
              </w:rPr>
              <w:fldChar w:fldCharType="separate"/>
            </w:r>
            <w:r w:rsidR="0067759A">
              <w:rPr>
                <w:noProof/>
                <w:webHidden/>
              </w:rPr>
              <w:t>15</w:t>
            </w:r>
            <w:r w:rsidR="0067759A">
              <w:rPr>
                <w:noProof/>
                <w:webHidden/>
              </w:rPr>
              <w:fldChar w:fldCharType="end"/>
            </w:r>
          </w:hyperlink>
        </w:p>
        <w:p w14:paraId="0A4EADF4" w14:textId="391B79AB" w:rsidR="0067759A" w:rsidRDefault="0011654C">
          <w:pPr>
            <w:pStyle w:val="TOC3"/>
            <w:tabs>
              <w:tab w:val="right" w:leader="dot" w:pos="7694"/>
            </w:tabs>
            <w:rPr>
              <w:rFonts w:asciiTheme="minorHAnsi" w:eastAsiaTheme="minorEastAsia" w:hAnsiTheme="minorHAnsi"/>
              <w:noProof/>
              <w:kern w:val="2"/>
              <w:szCs w:val="22"/>
              <w:lang w:eastAsia="en-AU"/>
              <w14:ligatures w14:val="standardContextual"/>
            </w:rPr>
          </w:pPr>
          <w:hyperlink w:anchor="_Toc150872273" w:history="1">
            <w:r w:rsidR="0067759A" w:rsidRPr="00AB611B">
              <w:rPr>
                <w:rStyle w:val="Hyperlink"/>
                <w:noProof/>
                <w:lang w:eastAsia="en-AU"/>
              </w:rPr>
              <w:t>Checkmarx</w:t>
            </w:r>
            <w:r w:rsidR="0067759A">
              <w:rPr>
                <w:noProof/>
                <w:webHidden/>
              </w:rPr>
              <w:tab/>
            </w:r>
            <w:r w:rsidR="0067759A">
              <w:rPr>
                <w:noProof/>
                <w:webHidden/>
              </w:rPr>
              <w:fldChar w:fldCharType="begin"/>
            </w:r>
            <w:r w:rsidR="0067759A">
              <w:rPr>
                <w:noProof/>
                <w:webHidden/>
              </w:rPr>
              <w:instrText xml:space="preserve"> PAGEREF _Toc150872273 \h </w:instrText>
            </w:r>
            <w:r w:rsidR="0067759A">
              <w:rPr>
                <w:noProof/>
                <w:webHidden/>
              </w:rPr>
            </w:r>
            <w:r w:rsidR="0067759A">
              <w:rPr>
                <w:noProof/>
                <w:webHidden/>
              </w:rPr>
              <w:fldChar w:fldCharType="separate"/>
            </w:r>
            <w:r w:rsidR="0067759A">
              <w:rPr>
                <w:noProof/>
                <w:webHidden/>
              </w:rPr>
              <w:t>18</w:t>
            </w:r>
            <w:r w:rsidR="0067759A">
              <w:rPr>
                <w:noProof/>
                <w:webHidden/>
              </w:rPr>
              <w:fldChar w:fldCharType="end"/>
            </w:r>
          </w:hyperlink>
        </w:p>
        <w:p w14:paraId="07741FBE" w14:textId="6E454EE8" w:rsidR="0067759A" w:rsidRDefault="0011654C">
          <w:pPr>
            <w:pStyle w:val="TOC3"/>
            <w:tabs>
              <w:tab w:val="right" w:leader="dot" w:pos="7694"/>
            </w:tabs>
            <w:rPr>
              <w:rFonts w:asciiTheme="minorHAnsi" w:eastAsiaTheme="minorEastAsia" w:hAnsiTheme="minorHAnsi"/>
              <w:noProof/>
              <w:kern w:val="2"/>
              <w:szCs w:val="22"/>
              <w:lang w:eastAsia="en-AU"/>
              <w14:ligatures w14:val="standardContextual"/>
            </w:rPr>
          </w:pPr>
          <w:hyperlink w:anchor="_Toc150872274" w:history="1">
            <w:r w:rsidR="0067759A" w:rsidRPr="00AB611B">
              <w:rPr>
                <w:rStyle w:val="Hyperlink"/>
                <w:noProof/>
                <w:lang w:eastAsia="en-AU"/>
              </w:rPr>
              <w:t>GitHub Advanced Security</w:t>
            </w:r>
            <w:r w:rsidR="0067759A">
              <w:rPr>
                <w:noProof/>
                <w:webHidden/>
              </w:rPr>
              <w:tab/>
            </w:r>
            <w:r w:rsidR="0067759A">
              <w:rPr>
                <w:noProof/>
                <w:webHidden/>
              </w:rPr>
              <w:fldChar w:fldCharType="begin"/>
            </w:r>
            <w:r w:rsidR="0067759A">
              <w:rPr>
                <w:noProof/>
                <w:webHidden/>
              </w:rPr>
              <w:instrText xml:space="preserve"> PAGEREF _Toc150872274 \h </w:instrText>
            </w:r>
            <w:r w:rsidR="0067759A">
              <w:rPr>
                <w:noProof/>
                <w:webHidden/>
              </w:rPr>
            </w:r>
            <w:r w:rsidR="0067759A">
              <w:rPr>
                <w:noProof/>
                <w:webHidden/>
              </w:rPr>
              <w:fldChar w:fldCharType="separate"/>
            </w:r>
            <w:r w:rsidR="0067759A">
              <w:rPr>
                <w:noProof/>
                <w:webHidden/>
              </w:rPr>
              <w:t>19</w:t>
            </w:r>
            <w:r w:rsidR="0067759A">
              <w:rPr>
                <w:noProof/>
                <w:webHidden/>
              </w:rPr>
              <w:fldChar w:fldCharType="end"/>
            </w:r>
          </w:hyperlink>
        </w:p>
        <w:p w14:paraId="0CF2750C" w14:textId="6024E667" w:rsidR="0067759A" w:rsidRDefault="0011654C">
          <w:pPr>
            <w:pStyle w:val="TOC3"/>
            <w:tabs>
              <w:tab w:val="right" w:leader="dot" w:pos="7694"/>
            </w:tabs>
            <w:rPr>
              <w:rFonts w:asciiTheme="minorHAnsi" w:eastAsiaTheme="minorEastAsia" w:hAnsiTheme="minorHAnsi"/>
              <w:noProof/>
              <w:kern w:val="2"/>
              <w:szCs w:val="22"/>
              <w:lang w:eastAsia="en-AU"/>
              <w14:ligatures w14:val="standardContextual"/>
            </w:rPr>
          </w:pPr>
          <w:hyperlink w:anchor="_Toc150872275" w:history="1">
            <w:r w:rsidR="0067759A" w:rsidRPr="00AB611B">
              <w:rPr>
                <w:rStyle w:val="Hyperlink"/>
                <w:noProof/>
                <w:lang w:eastAsia="en-AU"/>
              </w:rPr>
              <w:t>Snyk Code</w:t>
            </w:r>
            <w:r w:rsidR="0067759A">
              <w:rPr>
                <w:noProof/>
                <w:webHidden/>
              </w:rPr>
              <w:tab/>
            </w:r>
            <w:r w:rsidR="0067759A">
              <w:rPr>
                <w:noProof/>
                <w:webHidden/>
              </w:rPr>
              <w:fldChar w:fldCharType="begin"/>
            </w:r>
            <w:r w:rsidR="0067759A">
              <w:rPr>
                <w:noProof/>
                <w:webHidden/>
              </w:rPr>
              <w:instrText xml:space="preserve"> PAGEREF _Toc150872275 \h </w:instrText>
            </w:r>
            <w:r w:rsidR="0067759A">
              <w:rPr>
                <w:noProof/>
                <w:webHidden/>
              </w:rPr>
            </w:r>
            <w:r w:rsidR="0067759A">
              <w:rPr>
                <w:noProof/>
                <w:webHidden/>
              </w:rPr>
              <w:fldChar w:fldCharType="separate"/>
            </w:r>
            <w:r w:rsidR="0067759A">
              <w:rPr>
                <w:noProof/>
                <w:webHidden/>
              </w:rPr>
              <w:t>20</w:t>
            </w:r>
            <w:r w:rsidR="0067759A">
              <w:rPr>
                <w:noProof/>
                <w:webHidden/>
              </w:rPr>
              <w:fldChar w:fldCharType="end"/>
            </w:r>
          </w:hyperlink>
        </w:p>
        <w:p w14:paraId="4C81099A" w14:textId="5E29789D" w:rsidR="0067759A" w:rsidRDefault="0011654C">
          <w:pPr>
            <w:pStyle w:val="TOC3"/>
            <w:tabs>
              <w:tab w:val="right" w:leader="dot" w:pos="7694"/>
            </w:tabs>
            <w:rPr>
              <w:rFonts w:asciiTheme="minorHAnsi" w:eastAsiaTheme="minorEastAsia" w:hAnsiTheme="minorHAnsi"/>
              <w:noProof/>
              <w:kern w:val="2"/>
              <w:szCs w:val="22"/>
              <w:lang w:eastAsia="en-AU"/>
              <w14:ligatures w14:val="standardContextual"/>
            </w:rPr>
          </w:pPr>
          <w:hyperlink w:anchor="_Toc150872276" w:history="1">
            <w:r w:rsidR="0067759A" w:rsidRPr="00AB611B">
              <w:rPr>
                <w:rStyle w:val="Hyperlink"/>
                <w:noProof/>
                <w:lang w:eastAsia="en-AU"/>
              </w:rPr>
              <w:t>SonarQube</w:t>
            </w:r>
            <w:r w:rsidR="0067759A">
              <w:rPr>
                <w:noProof/>
                <w:webHidden/>
              </w:rPr>
              <w:tab/>
            </w:r>
            <w:r w:rsidR="0067759A">
              <w:rPr>
                <w:noProof/>
                <w:webHidden/>
              </w:rPr>
              <w:fldChar w:fldCharType="begin"/>
            </w:r>
            <w:r w:rsidR="0067759A">
              <w:rPr>
                <w:noProof/>
                <w:webHidden/>
              </w:rPr>
              <w:instrText xml:space="preserve"> PAGEREF _Toc150872276 \h </w:instrText>
            </w:r>
            <w:r w:rsidR="0067759A">
              <w:rPr>
                <w:noProof/>
                <w:webHidden/>
              </w:rPr>
            </w:r>
            <w:r w:rsidR="0067759A">
              <w:rPr>
                <w:noProof/>
                <w:webHidden/>
              </w:rPr>
              <w:fldChar w:fldCharType="separate"/>
            </w:r>
            <w:r w:rsidR="0067759A">
              <w:rPr>
                <w:noProof/>
                <w:webHidden/>
              </w:rPr>
              <w:t>21</w:t>
            </w:r>
            <w:r w:rsidR="0067759A">
              <w:rPr>
                <w:noProof/>
                <w:webHidden/>
              </w:rPr>
              <w:fldChar w:fldCharType="end"/>
            </w:r>
          </w:hyperlink>
        </w:p>
        <w:p w14:paraId="0D5A3449" w14:textId="01A6F9F9" w:rsidR="0067759A" w:rsidRDefault="0011654C">
          <w:pPr>
            <w:pStyle w:val="TOC3"/>
            <w:tabs>
              <w:tab w:val="right" w:leader="dot" w:pos="7694"/>
            </w:tabs>
            <w:rPr>
              <w:rFonts w:asciiTheme="minorHAnsi" w:eastAsiaTheme="minorEastAsia" w:hAnsiTheme="minorHAnsi"/>
              <w:noProof/>
              <w:kern w:val="2"/>
              <w:szCs w:val="22"/>
              <w:lang w:eastAsia="en-AU"/>
              <w14:ligatures w14:val="standardContextual"/>
            </w:rPr>
          </w:pPr>
          <w:hyperlink w:anchor="_Toc150872277" w:history="1">
            <w:r w:rsidR="0067759A" w:rsidRPr="00AB611B">
              <w:rPr>
                <w:rStyle w:val="Hyperlink"/>
                <w:noProof/>
                <w:lang w:eastAsia="en-AU"/>
              </w:rPr>
              <w:t>Sonatype</w:t>
            </w:r>
            <w:r w:rsidR="0067759A">
              <w:rPr>
                <w:noProof/>
                <w:webHidden/>
              </w:rPr>
              <w:tab/>
            </w:r>
            <w:r w:rsidR="0067759A">
              <w:rPr>
                <w:noProof/>
                <w:webHidden/>
              </w:rPr>
              <w:fldChar w:fldCharType="begin"/>
            </w:r>
            <w:r w:rsidR="0067759A">
              <w:rPr>
                <w:noProof/>
                <w:webHidden/>
              </w:rPr>
              <w:instrText xml:space="preserve"> PAGEREF _Toc150872277 \h </w:instrText>
            </w:r>
            <w:r w:rsidR="0067759A">
              <w:rPr>
                <w:noProof/>
                <w:webHidden/>
              </w:rPr>
            </w:r>
            <w:r w:rsidR="0067759A">
              <w:rPr>
                <w:noProof/>
                <w:webHidden/>
              </w:rPr>
              <w:fldChar w:fldCharType="separate"/>
            </w:r>
            <w:r w:rsidR="0067759A">
              <w:rPr>
                <w:noProof/>
                <w:webHidden/>
              </w:rPr>
              <w:t>22</w:t>
            </w:r>
            <w:r w:rsidR="0067759A">
              <w:rPr>
                <w:noProof/>
                <w:webHidden/>
              </w:rPr>
              <w:fldChar w:fldCharType="end"/>
            </w:r>
          </w:hyperlink>
        </w:p>
        <w:p w14:paraId="5894981B" w14:textId="20058603" w:rsidR="0067759A" w:rsidRDefault="0011654C">
          <w:pPr>
            <w:pStyle w:val="TOC3"/>
            <w:tabs>
              <w:tab w:val="right" w:leader="dot" w:pos="7694"/>
            </w:tabs>
            <w:rPr>
              <w:rFonts w:asciiTheme="minorHAnsi" w:eastAsiaTheme="minorEastAsia" w:hAnsiTheme="minorHAnsi"/>
              <w:noProof/>
              <w:kern w:val="2"/>
              <w:szCs w:val="22"/>
              <w:lang w:eastAsia="en-AU"/>
              <w14:ligatures w14:val="standardContextual"/>
            </w:rPr>
          </w:pPr>
          <w:hyperlink w:anchor="_Toc150872278" w:history="1">
            <w:r w:rsidR="0067759A" w:rsidRPr="00AB611B">
              <w:rPr>
                <w:rStyle w:val="Hyperlink"/>
                <w:noProof/>
                <w:lang w:eastAsia="en-AU"/>
              </w:rPr>
              <w:t>Synopsys</w:t>
            </w:r>
            <w:r w:rsidR="0067759A">
              <w:rPr>
                <w:noProof/>
                <w:webHidden/>
              </w:rPr>
              <w:tab/>
            </w:r>
            <w:r w:rsidR="0067759A">
              <w:rPr>
                <w:noProof/>
                <w:webHidden/>
              </w:rPr>
              <w:fldChar w:fldCharType="begin"/>
            </w:r>
            <w:r w:rsidR="0067759A">
              <w:rPr>
                <w:noProof/>
                <w:webHidden/>
              </w:rPr>
              <w:instrText xml:space="preserve"> PAGEREF _Toc150872278 \h </w:instrText>
            </w:r>
            <w:r w:rsidR="0067759A">
              <w:rPr>
                <w:noProof/>
                <w:webHidden/>
              </w:rPr>
            </w:r>
            <w:r w:rsidR="0067759A">
              <w:rPr>
                <w:noProof/>
                <w:webHidden/>
              </w:rPr>
              <w:fldChar w:fldCharType="separate"/>
            </w:r>
            <w:r w:rsidR="0067759A">
              <w:rPr>
                <w:noProof/>
                <w:webHidden/>
              </w:rPr>
              <w:t>23</w:t>
            </w:r>
            <w:r w:rsidR="0067759A">
              <w:rPr>
                <w:noProof/>
                <w:webHidden/>
              </w:rPr>
              <w:fldChar w:fldCharType="end"/>
            </w:r>
          </w:hyperlink>
        </w:p>
        <w:p w14:paraId="579C1781" w14:textId="6BD672E5" w:rsidR="0067759A" w:rsidRDefault="0011654C">
          <w:pPr>
            <w:pStyle w:val="TOC3"/>
            <w:tabs>
              <w:tab w:val="right" w:leader="dot" w:pos="7694"/>
            </w:tabs>
            <w:rPr>
              <w:rFonts w:asciiTheme="minorHAnsi" w:eastAsiaTheme="minorEastAsia" w:hAnsiTheme="minorHAnsi"/>
              <w:noProof/>
              <w:kern w:val="2"/>
              <w:szCs w:val="22"/>
              <w:lang w:eastAsia="en-AU"/>
              <w14:ligatures w14:val="standardContextual"/>
            </w:rPr>
          </w:pPr>
          <w:hyperlink w:anchor="_Toc150872279" w:history="1">
            <w:r w:rsidR="0067759A" w:rsidRPr="00AB611B">
              <w:rPr>
                <w:rStyle w:val="Hyperlink"/>
                <w:noProof/>
                <w:lang w:eastAsia="en-AU"/>
              </w:rPr>
              <w:t>Veracode</w:t>
            </w:r>
            <w:r w:rsidR="0067759A">
              <w:rPr>
                <w:noProof/>
                <w:webHidden/>
              </w:rPr>
              <w:tab/>
            </w:r>
            <w:r w:rsidR="0067759A">
              <w:rPr>
                <w:noProof/>
                <w:webHidden/>
              </w:rPr>
              <w:fldChar w:fldCharType="begin"/>
            </w:r>
            <w:r w:rsidR="0067759A">
              <w:rPr>
                <w:noProof/>
                <w:webHidden/>
              </w:rPr>
              <w:instrText xml:space="preserve"> PAGEREF _Toc150872279 \h </w:instrText>
            </w:r>
            <w:r w:rsidR="0067759A">
              <w:rPr>
                <w:noProof/>
                <w:webHidden/>
              </w:rPr>
            </w:r>
            <w:r w:rsidR="0067759A">
              <w:rPr>
                <w:noProof/>
                <w:webHidden/>
              </w:rPr>
              <w:fldChar w:fldCharType="separate"/>
            </w:r>
            <w:r w:rsidR="0067759A">
              <w:rPr>
                <w:noProof/>
                <w:webHidden/>
              </w:rPr>
              <w:t>24</w:t>
            </w:r>
            <w:r w:rsidR="0067759A">
              <w:rPr>
                <w:noProof/>
                <w:webHidden/>
              </w:rPr>
              <w:fldChar w:fldCharType="end"/>
            </w:r>
          </w:hyperlink>
        </w:p>
        <w:p w14:paraId="1A3E8595" w14:textId="5361FADA" w:rsidR="0067759A" w:rsidRDefault="0011654C">
          <w:pPr>
            <w:pStyle w:val="TOC1"/>
            <w:tabs>
              <w:tab w:val="right" w:leader="dot" w:pos="7694"/>
            </w:tabs>
            <w:rPr>
              <w:rFonts w:asciiTheme="minorHAnsi" w:eastAsiaTheme="minorEastAsia" w:hAnsiTheme="minorHAnsi"/>
              <w:noProof/>
              <w:kern w:val="2"/>
              <w:szCs w:val="22"/>
              <w:lang w:eastAsia="en-AU"/>
              <w14:ligatures w14:val="standardContextual"/>
            </w:rPr>
          </w:pPr>
          <w:hyperlink w:anchor="_Toc150872280" w:history="1">
            <w:r w:rsidR="0067759A" w:rsidRPr="00AB611B">
              <w:rPr>
                <w:rStyle w:val="Hyperlink"/>
                <w:noProof/>
              </w:rPr>
              <w:t>Glossary of terms</w:t>
            </w:r>
            <w:r w:rsidR="0067759A">
              <w:rPr>
                <w:noProof/>
                <w:webHidden/>
              </w:rPr>
              <w:tab/>
            </w:r>
            <w:r w:rsidR="0067759A">
              <w:rPr>
                <w:noProof/>
                <w:webHidden/>
              </w:rPr>
              <w:fldChar w:fldCharType="begin"/>
            </w:r>
            <w:r w:rsidR="0067759A">
              <w:rPr>
                <w:noProof/>
                <w:webHidden/>
              </w:rPr>
              <w:instrText xml:space="preserve"> PAGEREF _Toc150872280 \h </w:instrText>
            </w:r>
            <w:r w:rsidR="0067759A">
              <w:rPr>
                <w:noProof/>
                <w:webHidden/>
              </w:rPr>
            </w:r>
            <w:r w:rsidR="0067759A">
              <w:rPr>
                <w:noProof/>
                <w:webHidden/>
              </w:rPr>
              <w:fldChar w:fldCharType="separate"/>
            </w:r>
            <w:r w:rsidR="0067759A">
              <w:rPr>
                <w:noProof/>
                <w:webHidden/>
              </w:rPr>
              <w:t>25</w:t>
            </w:r>
            <w:r w:rsidR="0067759A">
              <w:rPr>
                <w:noProof/>
                <w:webHidden/>
              </w:rPr>
              <w:fldChar w:fldCharType="end"/>
            </w:r>
          </w:hyperlink>
        </w:p>
        <w:p w14:paraId="656E33F0" w14:textId="77777777" w:rsidR="0067759A" w:rsidRDefault="5EFEF495" w:rsidP="0067759A">
          <w:pPr>
            <w:pStyle w:val="TOC2"/>
            <w:spacing w:after="0"/>
            <w:ind w:left="0"/>
            <w:rPr>
              <w:sz w:val="21"/>
              <w:szCs w:val="22"/>
            </w:rPr>
          </w:pPr>
          <w:r>
            <w:fldChar w:fldCharType="end"/>
          </w:r>
        </w:p>
      </w:sdtContent>
    </w:sdt>
    <w:p w14:paraId="227DB7A7" w14:textId="77777777" w:rsidR="0069687B" w:rsidRDefault="0069687B">
      <w:pPr>
        <w:spacing w:after="0" w:line="240" w:lineRule="auto"/>
        <w:rPr>
          <w:rFonts w:cs="Arial"/>
          <w:bCs/>
          <w:color w:val="006B77"/>
          <w:sz w:val="32"/>
          <w:szCs w:val="40"/>
        </w:rPr>
      </w:pPr>
      <w:bookmarkStart w:id="2" w:name="_Toc150872260"/>
      <w:r>
        <w:br w:type="page"/>
      </w:r>
    </w:p>
    <w:p w14:paraId="737AC49D" w14:textId="2DB56202" w:rsidR="00404BCA" w:rsidRDefault="00087C0D" w:rsidP="00087C0D">
      <w:pPr>
        <w:pStyle w:val="Heading2"/>
        <w:keepNext/>
        <w:keepLines/>
      </w:pPr>
      <w:r>
        <w:lastRenderedPageBreak/>
        <w:t>Executive summary</w:t>
      </w:r>
      <w:bookmarkEnd w:id="2"/>
    </w:p>
    <w:p w14:paraId="57C49725" w14:textId="2BBDB3AE" w:rsidR="0002477C" w:rsidRPr="0002477C" w:rsidRDefault="0002477C" w:rsidP="00683B6B">
      <w:pPr>
        <w:rPr>
          <w:lang w:eastAsia="en-AU"/>
        </w:rPr>
      </w:pPr>
      <w:r w:rsidRPr="0002477C">
        <w:rPr>
          <w:lang w:eastAsia="en-AU"/>
        </w:rPr>
        <w:t>In today's digital landscape, software security is not just a necessity but a cornerstone for safeguarding critical systems and sensitive data against malicious threats. It plays a vital role in maintaining the integrity, availability, and confidentiality of information, which are crucial for the trust and safety of individuals and organi</w:t>
      </w:r>
      <w:r w:rsidR="007B2448">
        <w:rPr>
          <w:lang w:eastAsia="en-AU"/>
        </w:rPr>
        <w:t>s</w:t>
      </w:r>
      <w:r w:rsidRPr="0002477C">
        <w:rPr>
          <w:lang w:eastAsia="en-AU"/>
        </w:rPr>
        <w:t>ations alike.</w:t>
      </w:r>
    </w:p>
    <w:p w14:paraId="65AD4CE1" w14:textId="77777777" w:rsidR="0002477C" w:rsidRPr="0002477C" w:rsidRDefault="0002477C" w:rsidP="00683B6B">
      <w:pPr>
        <w:rPr>
          <w:lang w:eastAsia="en-AU"/>
        </w:rPr>
      </w:pPr>
      <w:r w:rsidRPr="0002477C">
        <w:rPr>
          <w:lang w:eastAsia="en-AU"/>
        </w:rPr>
        <w:t xml:space="preserve">Embracing a proactive approach, </w:t>
      </w:r>
      <w:proofErr w:type="spellStart"/>
      <w:r w:rsidRPr="0002477C">
        <w:rPr>
          <w:lang w:eastAsia="en-AU"/>
        </w:rPr>
        <w:t>DevSecOps</w:t>
      </w:r>
      <w:proofErr w:type="spellEnd"/>
      <w:r w:rsidRPr="0002477C">
        <w:rPr>
          <w:lang w:eastAsia="en-AU"/>
        </w:rPr>
        <w:t xml:space="preserve"> (Development, Security, and Operations) stands out as a pivotal strategy for the swift delivery of secure, high-quality digital services. This approach, </w:t>
      </w:r>
      <w:r w:rsidRPr="00464C4F">
        <w:rPr>
          <w:i/>
          <w:iCs/>
          <w:lang w:eastAsia="en-AU"/>
        </w:rPr>
        <w:t>which integrates security practices from the very beginning of the development and operations lifecycle</w:t>
      </w:r>
      <w:r w:rsidRPr="0002477C">
        <w:rPr>
          <w:lang w:eastAsia="en-AU"/>
        </w:rPr>
        <w:t xml:space="preserve">, is instrumental in facilitating early threat detection. Such early integration significantly reduces risks and costs associated with cybersecurity threats. Moreover, the inherent automation within </w:t>
      </w:r>
      <w:proofErr w:type="spellStart"/>
      <w:r w:rsidRPr="00464C4F">
        <w:rPr>
          <w:i/>
          <w:iCs/>
          <w:lang w:eastAsia="en-AU"/>
        </w:rPr>
        <w:t>DevSecOps</w:t>
      </w:r>
      <w:proofErr w:type="spellEnd"/>
      <w:r w:rsidRPr="00464C4F">
        <w:rPr>
          <w:i/>
          <w:iCs/>
          <w:lang w:eastAsia="en-AU"/>
        </w:rPr>
        <w:t xml:space="preserve"> accelerates development processes</w:t>
      </w:r>
      <w:r w:rsidRPr="0002477C">
        <w:rPr>
          <w:lang w:eastAsia="en-AU"/>
        </w:rPr>
        <w:t xml:space="preserve"> while ensuring robust security through continuous monitoring.</w:t>
      </w:r>
    </w:p>
    <w:p w14:paraId="6BF8DE65" w14:textId="36AB0BB7" w:rsidR="0002477C" w:rsidRDefault="0002477C" w:rsidP="00683B6B">
      <w:pPr>
        <w:rPr>
          <w:bCs/>
          <w:lang w:eastAsia="en-AU"/>
        </w:rPr>
      </w:pPr>
      <w:r w:rsidRPr="0002477C">
        <w:rPr>
          <w:lang w:eastAsia="en-AU"/>
        </w:rPr>
        <w:t xml:space="preserve">This document encompasses a </w:t>
      </w:r>
      <w:commentRangeStart w:id="3"/>
      <w:r w:rsidRPr="0002477C">
        <w:rPr>
          <w:lang w:eastAsia="en-AU"/>
        </w:rPr>
        <w:t xml:space="preserve">thorough </w:t>
      </w:r>
      <w:commentRangeEnd w:id="3"/>
      <w:r w:rsidR="00271567">
        <w:rPr>
          <w:rStyle w:val="CommentReference"/>
        </w:rPr>
        <w:commentReference w:id="3"/>
      </w:r>
      <w:r w:rsidRPr="0002477C">
        <w:rPr>
          <w:lang w:eastAsia="en-AU"/>
        </w:rPr>
        <w:t xml:space="preserve">market scan, comparing various solutions to tailor </w:t>
      </w:r>
      <w:proofErr w:type="spellStart"/>
      <w:r w:rsidRPr="0002477C">
        <w:rPr>
          <w:lang w:eastAsia="en-AU"/>
        </w:rPr>
        <w:t>DevSecOps</w:t>
      </w:r>
      <w:proofErr w:type="spellEnd"/>
      <w:r w:rsidRPr="0002477C">
        <w:rPr>
          <w:lang w:eastAsia="en-AU"/>
        </w:rPr>
        <w:t xml:space="preserve"> to </w:t>
      </w:r>
      <w:r w:rsidR="00464C4F">
        <w:rPr>
          <w:lang w:eastAsia="en-AU"/>
        </w:rPr>
        <w:t xml:space="preserve">the </w:t>
      </w:r>
      <w:r w:rsidR="00A367E3">
        <w:rPr>
          <w:lang w:eastAsia="en-AU"/>
        </w:rPr>
        <w:t>d</w:t>
      </w:r>
      <w:r w:rsidR="00464C4F">
        <w:rPr>
          <w:lang w:eastAsia="en-AU"/>
        </w:rPr>
        <w:t xml:space="preserve">epartment’s </w:t>
      </w:r>
      <w:r w:rsidRPr="0002477C">
        <w:rPr>
          <w:lang w:eastAsia="en-AU"/>
        </w:rPr>
        <w:t>specific needs. The aim is to craft a practical and cost-effective approach to cybersecurity, adapting to the unique challenges and requirements faced in today's rapidly evolving cyber landscape​​.</w:t>
      </w:r>
    </w:p>
    <w:p w14:paraId="45F6688E" w14:textId="7C6D1111" w:rsidR="0002477C" w:rsidRDefault="0002477C">
      <w:pPr>
        <w:spacing w:after="0" w:line="240" w:lineRule="auto"/>
        <w:rPr>
          <w:lang w:eastAsia="en-AU"/>
        </w:rPr>
      </w:pPr>
      <w:r>
        <w:rPr>
          <w:bCs/>
          <w:lang w:eastAsia="en-AU"/>
        </w:rPr>
        <w:br w:type="page"/>
      </w:r>
    </w:p>
    <w:p w14:paraId="691137EA" w14:textId="7A56B53B" w:rsidR="00DC5307" w:rsidRDefault="0002477C" w:rsidP="0002477C">
      <w:pPr>
        <w:pStyle w:val="Heading2"/>
        <w:keepNext/>
        <w:keepLines/>
      </w:pPr>
      <w:bookmarkStart w:id="4" w:name="_Toc150872261"/>
      <w:r>
        <w:lastRenderedPageBreak/>
        <w:t>Introduction to</w:t>
      </w:r>
      <w:r w:rsidR="4A2010D5">
        <w:t xml:space="preserve"> </w:t>
      </w:r>
      <w:proofErr w:type="spellStart"/>
      <w:r w:rsidR="4A2010D5">
        <w:t>DevSecOps</w:t>
      </w:r>
      <w:bookmarkEnd w:id="4"/>
      <w:proofErr w:type="spellEnd"/>
    </w:p>
    <w:p w14:paraId="49B71E65" w14:textId="302637A8" w:rsidR="0002477C" w:rsidRDefault="0002477C" w:rsidP="00683B6B">
      <w:r>
        <w:t xml:space="preserve">In the dynamic world of software development, the intersection of speed, innovation, and security is where </w:t>
      </w:r>
      <w:proofErr w:type="spellStart"/>
      <w:r>
        <w:t>DevSecOps</w:t>
      </w:r>
      <w:proofErr w:type="spellEnd"/>
      <w:r>
        <w:t xml:space="preserve"> finds its significance. </w:t>
      </w:r>
      <w:proofErr w:type="spellStart"/>
      <w:r>
        <w:t>DevSecOps</w:t>
      </w:r>
      <w:proofErr w:type="spellEnd"/>
      <w:r>
        <w:t>, an abbreviation for Development, Security, and Operations, represents a paradigm shift in how organi</w:t>
      </w:r>
      <w:r w:rsidR="007B2448">
        <w:t>s</w:t>
      </w:r>
      <w:r>
        <w:t>ations approach software development and cybersecurity.</w:t>
      </w:r>
    </w:p>
    <w:p w14:paraId="0EB497B0" w14:textId="77777777" w:rsidR="0002477C" w:rsidRDefault="0002477C" w:rsidP="00683B6B">
      <w:r>
        <w:t xml:space="preserve">Traditionally, </w:t>
      </w:r>
      <w:r w:rsidRPr="00464C4F">
        <w:rPr>
          <w:i/>
          <w:iCs/>
        </w:rPr>
        <w:t>security has often been a siloed</w:t>
      </w:r>
      <w:r>
        <w:t xml:space="preserve"> aspect of the development process, </w:t>
      </w:r>
      <w:r w:rsidRPr="00464C4F">
        <w:rPr>
          <w:i/>
          <w:iCs/>
        </w:rPr>
        <w:t>typically addressed at the end of the software development lifecycle</w:t>
      </w:r>
      <w:r>
        <w:t xml:space="preserve"> (SDLC). This approach, while structured, tends to delay product releases and may overlook evolving security threats that arise during the development process. </w:t>
      </w:r>
      <w:proofErr w:type="spellStart"/>
      <w:r>
        <w:t>DevSecOps</w:t>
      </w:r>
      <w:proofErr w:type="spellEnd"/>
      <w:r>
        <w:t xml:space="preserve"> disrupts this model by embedding security at every stage of the SDLC, starting from initial design to deployment and operations.</w:t>
      </w:r>
    </w:p>
    <w:p w14:paraId="4C3B37A1" w14:textId="74E4DDEC" w:rsidR="0002477C" w:rsidRDefault="0002477C" w:rsidP="00683B6B">
      <w:r>
        <w:t xml:space="preserve">This integration is not merely about tooling; </w:t>
      </w:r>
      <w:r w:rsidRPr="00464C4F">
        <w:rPr>
          <w:i/>
          <w:iCs/>
        </w:rPr>
        <w:t>it's a cultural shift</w:t>
      </w:r>
      <w:r>
        <w:t xml:space="preserve">. </w:t>
      </w:r>
      <w:proofErr w:type="spellStart"/>
      <w:r>
        <w:t>DevSecOps</w:t>
      </w:r>
      <w:proofErr w:type="spellEnd"/>
      <w:r>
        <w:t xml:space="preserve"> fosters a 'Security as Code' culture, where security is treated as an integral part of the development process, not as an afterthought. It encourages continuous collaboration between development, security, and operations teams. This collaborative approach ensures that security considerations are not just tacked on but are an intrinsic part of the development process.</w:t>
      </w:r>
    </w:p>
    <w:p w14:paraId="002F92BD" w14:textId="77777777" w:rsidR="0069687B" w:rsidRDefault="0069687B">
      <w:pPr>
        <w:spacing w:after="0" w:line="240" w:lineRule="auto"/>
      </w:pPr>
      <w:r>
        <w:br w:type="page"/>
      </w:r>
    </w:p>
    <w:p w14:paraId="10A91E96" w14:textId="76C98334" w:rsidR="0002477C" w:rsidRDefault="0002477C" w:rsidP="00683B6B">
      <w:r>
        <w:lastRenderedPageBreak/>
        <w:t xml:space="preserve">One of the key tenets of </w:t>
      </w:r>
      <w:proofErr w:type="spellStart"/>
      <w:r>
        <w:t>DevSecOps</w:t>
      </w:r>
      <w:proofErr w:type="spellEnd"/>
      <w:r>
        <w:t xml:space="preserve"> is the 'shift left' principle. It emphasi</w:t>
      </w:r>
      <w:r w:rsidR="00C33580">
        <w:t>s</w:t>
      </w:r>
      <w:r>
        <w:t>es the need to address security early in the development cycle. By shifting left, security testing and compliance monitoring happen in tandem with coding, significantly reducing the likelihood of security issues in the released product.</w:t>
      </w:r>
    </w:p>
    <w:p w14:paraId="029E56DF" w14:textId="6942647E" w:rsidR="0002477C" w:rsidRDefault="0002477C" w:rsidP="00683B6B">
      <w:r>
        <w:t xml:space="preserve">The benefits of </w:t>
      </w:r>
      <w:proofErr w:type="spellStart"/>
      <w:r>
        <w:t>DevSecOps</w:t>
      </w:r>
      <w:proofErr w:type="spellEnd"/>
      <w:r>
        <w:t xml:space="preserve"> are multifaceted. It enables organi</w:t>
      </w:r>
      <w:r w:rsidR="00464C4F">
        <w:t>s</w:t>
      </w:r>
      <w:r>
        <w:t>ations to rapidly deploy secure and compliant software, reduces the cost and time involved in addressing security issues, and enhances overall software quality. Perhaps most critically, it helps in managing and mitigating the risks in a landscape where cybersecurity threats are increasingly sophisticated and pervasive.</w:t>
      </w:r>
    </w:p>
    <w:p w14:paraId="3298D2AD" w14:textId="74ABDA4D" w:rsidR="00EA2F52" w:rsidRDefault="0002477C" w:rsidP="00683B6B">
      <w:r>
        <w:t xml:space="preserve">In summary, </w:t>
      </w:r>
      <w:proofErr w:type="spellStart"/>
      <w:r>
        <w:t>DevSecOps</w:t>
      </w:r>
      <w:proofErr w:type="spellEnd"/>
      <w:r>
        <w:t xml:space="preserve"> represents a strategic and necessary evolution in the approach to software development. By integrating security practices into every phase of the SDLC, it allows organi</w:t>
      </w:r>
      <w:r w:rsidR="00464C4F">
        <w:t>s</w:t>
      </w:r>
      <w:r>
        <w:t xml:space="preserve">ations to </w:t>
      </w:r>
      <w:r w:rsidRPr="00464C4F">
        <w:rPr>
          <w:i/>
          <w:iCs/>
        </w:rPr>
        <w:t>balance the need for speed and innovation in software development with the imperative of maintaining robust cybersecurity measures</w:t>
      </w:r>
      <w:r>
        <w:t>.</w:t>
      </w:r>
    </w:p>
    <w:p w14:paraId="30561570" w14:textId="77777777" w:rsidR="0002477C" w:rsidRDefault="0002477C" w:rsidP="0002477C"/>
    <w:p w14:paraId="3CDEB7BE" w14:textId="2D37DC71" w:rsidR="00DC5307" w:rsidRDefault="00185D4D" w:rsidP="001729E2">
      <w:pPr>
        <w:spacing w:after="0"/>
        <w:ind w:left="-142"/>
      </w:pPr>
      <w:r w:rsidRPr="00185D4D">
        <w:rPr>
          <w:noProof/>
          <w:color w:val="2B579A"/>
          <w:shd w:val="clear" w:color="auto" w:fill="E6E6E6"/>
        </w:rPr>
        <w:drawing>
          <wp:inline distT="0" distB="0" distL="0" distR="0" wp14:anchorId="070A67D4" wp14:editId="6F273471">
            <wp:extent cx="4850058" cy="3449818"/>
            <wp:effectExtent l="38100" t="19050" r="8255" b="93980"/>
            <wp:docPr id="17" name="Picture 17">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5"/>
                    </pic:cNvPr>
                    <pic:cNvPicPr/>
                  </pic:nvPicPr>
                  <pic:blipFill rotWithShape="1">
                    <a:blip r:embed="rId16"/>
                    <a:srcRect t="4235" r="8862"/>
                    <a:stretch/>
                  </pic:blipFill>
                  <pic:spPr bwMode="auto">
                    <a:xfrm>
                      <a:off x="0" y="0"/>
                      <a:ext cx="4926278" cy="350403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442C92">
        <w:rPr>
          <w:rStyle w:val="FootnoteReference"/>
        </w:rPr>
        <w:footnoteReference w:id="2"/>
      </w:r>
    </w:p>
    <w:p w14:paraId="3185B16A" w14:textId="56E4121A" w:rsidR="00386C64" w:rsidRDefault="0002477C" w:rsidP="00ED0173">
      <w:pPr>
        <w:pStyle w:val="Heading2"/>
        <w:ind w:right="-93"/>
      </w:pPr>
      <w:bookmarkStart w:id="5" w:name="_Toc150872262"/>
      <w:r w:rsidRPr="0002477C">
        <w:lastRenderedPageBreak/>
        <w:t xml:space="preserve">Current </w:t>
      </w:r>
      <w:r>
        <w:t>s</w:t>
      </w:r>
      <w:r w:rsidRPr="0002477C">
        <w:t xml:space="preserve">tate </w:t>
      </w:r>
      <w:r>
        <w:t>a</w:t>
      </w:r>
      <w:r w:rsidRPr="0002477C">
        <w:t>nalysis</w:t>
      </w:r>
      <w:bookmarkEnd w:id="5"/>
    </w:p>
    <w:p w14:paraId="1780E10E" w14:textId="77777777" w:rsidR="0002477C" w:rsidRPr="0002477C" w:rsidRDefault="0002477C" w:rsidP="00683B6B">
      <w:r w:rsidRPr="0002477C">
        <w:t>The current security landscape in software development is marked by rapidly evolving risks and technologies. This dynamic environment demands a security approach that is both robust and proactive. Our existing security framework, however, shows several shortcomings:</w:t>
      </w:r>
    </w:p>
    <w:p w14:paraId="1DF52A02" w14:textId="4D253642" w:rsidR="0002477C" w:rsidRPr="0002477C" w:rsidRDefault="0002477C" w:rsidP="00495230">
      <w:pPr>
        <w:pStyle w:val="ListParagraph"/>
        <w:numPr>
          <w:ilvl w:val="0"/>
          <w:numId w:val="32"/>
        </w:numPr>
        <w:ind w:left="567"/>
      </w:pPr>
      <w:r w:rsidRPr="00495230">
        <w:rPr>
          <w:b/>
          <w:bCs/>
        </w:rPr>
        <w:t xml:space="preserve">High-level </w:t>
      </w:r>
      <w:r w:rsidR="00E161E3" w:rsidRPr="00495230">
        <w:rPr>
          <w:b/>
          <w:bCs/>
        </w:rPr>
        <w:t>a</w:t>
      </w:r>
      <w:r w:rsidRPr="00495230">
        <w:rPr>
          <w:b/>
          <w:bCs/>
        </w:rPr>
        <w:t xml:space="preserve">rchitectural </w:t>
      </w:r>
      <w:r w:rsidR="00E161E3" w:rsidRPr="00495230">
        <w:rPr>
          <w:b/>
          <w:bCs/>
        </w:rPr>
        <w:t>r</w:t>
      </w:r>
      <w:r w:rsidRPr="00495230">
        <w:rPr>
          <w:b/>
          <w:bCs/>
        </w:rPr>
        <w:t>eviews</w:t>
      </w:r>
      <w:r w:rsidRPr="0002477C">
        <w:t xml:space="preserve">: These </w:t>
      </w:r>
      <w:r w:rsidR="00E161E3">
        <w:t xml:space="preserve">abstract </w:t>
      </w:r>
      <w:r w:rsidRPr="0002477C">
        <w:t>reviews often miss crucial details. They lack depth in analy</w:t>
      </w:r>
      <w:r w:rsidR="00C33580">
        <w:t>s</w:t>
      </w:r>
      <w:r w:rsidRPr="0002477C">
        <w:t>ing the inner workings of software, which can lead to undetected vulnerabilities lurking beneath the surface.</w:t>
      </w:r>
    </w:p>
    <w:p w14:paraId="3BBA4F1E" w14:textId="315D7FE8" w:rsidR="0002477C" w:rsidRPr="0002477C" w:rsidRDefault="0002477C" w:rsidP="00495230">
      <w:pPr>
        <w:pStyle w:val="ListParagraph"/>
        <w:numPr>
          <w:ilvl w:val="0"/>
          <w:numId w:val="32"/>
        </w:numPr>
        <w:ind w:left="567"/>
      </w:pPr>
      <w:r w:rsidRPr="00F62084">
        <w:rPr>
          <w:b/>
          <w:bCs/>
        </w:rPr>
        <w:t xml:space="preserve">Use of </w:t>
      </w:r>
      <w:r w:rsidR="00E161E3">
        <w:rPr>
          <w:b/>
          <w:bCs/>
        </w:rPr>
        <w:t>o</w:t>
      </w:r>
      <w:r w:rsidRPr="00F62084">
        <w:rPr>
          <w:b/>
          <w:bCs/>
        </w:rPr>
        <w:t>pen-</w:t>
      </w:r>
      <w:r w:rsidR="00E161E3">
        <w:rPr>
          <w:b/>
          <w:bCs/>
        </w:rPr>
        <w:t>s</w:t>
      </w:r>
      <w:r w:rsidRPr="00F62084">
        <w:rPr>
          <w:b/>
          <w:bCs/>
        </w:rPr>
        <w:t xml:space="preserve">ource </w:t>
      </w:r>
      <w:r w:rsidR="00E161E3">
        <w:rPr>
          <w:b/>
          <w:bCs/>
        </w:rPr>
        <w:t>l</w:t>
      </w:r>
      <w:r w:rsidRPr="00F62084">
        <w:rPr>
          <w:b/>
          <w:bCs/>
        </w:rPr>
        <w:t>ibraries</w:t>
      </w:r>
      <w:r w:rsidRPr="0002477C">
        <w:t xml:space="preserve">: While open-source libraries nested within closed-source components offer numerous benefits, they also pose significant security risks. These risks are often overlooked, and ironically, attempts to secure these libraries by </w:t>
      </w:r>
      <w:r w:rsidR="00E161E3">
        <w:t>‘</w:t>
      </w:r>
      <w:r w:rsidRPr="0002477C">
        <w:t>freezing</w:t>
      </w:r>
      <w:r w:rsidR="00E161E3">
        <w:t>’ versions</w:t>
      </w:r>
      <w:r w:rsidRPr="0002477C">
        <w:t xml:space="preserve"> can lead to further vulnerabilities due to lack of continual patching.</w:t>
      </w:r>
    </w:p>
    <w:p w14:paraId="676BB475" w14:textId="7D35AF6F" w:rsidR="0002477C" w:rsidRPr="0002477C" w:rsidRDefault="0002477C" w:rsidP="00495230">
      <w:pPr>
        <w:pStyle w:val="ListParagraph"/>
        <w:numPr>
          <w:ilvl w:val="0"/>
          <w:numId w:val="32"/>
        </w:numPr>
        <w:ind w:left="567"/>
      </w:pPr>
      <w:r w:rsidRPr="00F62084">
        <w:rPr>
          <w:b/>
          <w:bCs/>
        </w:rPr>
        <w:t xml:space="preserve">Peer </w:t>
      </w:r>
      <w:r w:rsidR="00E161E3">
        <w:rPr>
          <w:b/>
          <w:bCs/>
        </w:rPr>
        <w:t>c</w:t>
      </w:r>
      <w:r w:rsidRPr="00F62084">
        <w:rPr>
          <w:b/>
          <w:bCs/>
        </w:rPr>
        <w:t xml:space="preserve">ode </w:t>
      </w:r>
      <w:r w:rsidR="00E161E3">
        <w:rPr>
          <w:b/>
          <w:bCs/>
        </w:rPr>
        <w:t>r</w:t>
      </w:r>
      <w:r w:rsidRPr="00F62084">
        <w:rPr>
          <w:b/>
          <w:bCs/>
        </w:rPr>
        <w:t>eviews</w:t>
      </w:r>
      <w:r w:rsidRPr="0002477C">
        <w:t>: Although peer reviews are essential for collaboration and knowledge sharing, they frequently fall short in identifying complex security issues. This is often due to a lack of speciali</w:t>
      </w:r>
      <w:r w:rsidR="00E161E3">
        <w:t>s</w:t>
      </w:r>
      <w:r w:rsidRPr="0002477C">
        <w:t>ed security expertise among peers.</w:t>
      </w:r>
    </w:p>
    <w:p w14:paraId="7ECD057A" w14:textId="0D89C55E" w:rsidR="0002477C" w:rsidRPr="0002477C" w:rsidRDefault="0002477C" w:rsidP="00495230">
      <w:pPr>
        <w:pStyle w:val="ListParagraph"/>
        <w:numPr>
          <w:ilvl w:val="0"/>
          <w:numId w:val="32"/>
        </w:numPr>
        <w:ind w:left="567"/>
      </w:pPr>
      <w:r w:rsidRPr="00F62084">
        <w:rPr>
          <w:b/>
          <w:bCs/>
        </w:rPr>
        <w:t xml:space="preserve">Annual </w:t>
      </w:r>
      <w:r w:rsidR="00E161E3">
        <w:rPr>
          <w:b/>
          <w:bCs/>
        </w:rPr>
        <w:t>p</w:t>
      </w:r>
      <w:r w:rsidRPr="00F62084">
        <w:rPr>
          <w:b/>
          <w:bCs/>
        </w:rPr>
        <w:t xml:space="preserve">enetration </w:t>
      </w:r>
      <w:r w:rsidR="00E161E3">
        <w:rPr>
          <w:b/>
          <w:bCs/>
        </w:rPr>
        <w:t>t</w:t>
      </w:r>
      <w:r w:rsidRPr="00F62084">
        <w:rPr>
          <w:b/>
          <w:bCs/>
        </w:rPr>
        <w:t>ests</w:t>
      </w:r>
      <w:r w:rsidRPr="0002477C">
        <w:t xml:space="preserve">: These </w:t>
      </w:r>
      <w:r w:rsidR="00E161E3">
        <w:t xml:space="preserve">often expensive and time-consuming </w:t>
      </w:r>
      <w:r w:rsidRPr="0002477C">
        <w:t>tests do not cover the entire spectrum of code vulnerabilities. In a fast-paced development world, a year is a long time, and software can become exposed to new risks between these annual checks. Moreover, many of the existing security tools were developed before the emergence of current technological trends.</w:t>
      </w:r>
    </w:p>
    <w:p w14:paraId="52FAA6ED" w14:textId="77777777" w:rsidR="0002477C" w:rsidRDefault="0002477C" w:rsidP="00683B6B">
      <w:pPr>
        <w:rPr>
          <w:bCs/>
        </w:rPr>
      </w:pPr>
      <w:r w:rsidRPr="0002477C">
        <w:t>Given these challenges, there is an urgent need to upgrade the tools and methodologies used by developers. This upgrade is essential for ensuring the safety and security of software in an environment where threats are continuously evolving and increasing in complexity​​.</w:t>
      </w:r>
    </w:p>
    <w:p w14:paraId="58F8F4F7" w14:textId="77777777" w:rsidR="0002477C" w:rsidRDefault="0002477C">
      <w:pPr>
        <w:spacing w:after="0" w:line="240" w:lineRule="auto"/>
        <w:rPr>
          <w:rFonts w:cs="Arial"/>
          <w:bCs/>
          <w:color w:val="006B77"/>
          <w:sz w:val="32"/>
          <w:szCs w:val="40"/>
        </w:rPr>
      </w:pPr>
      <w:r>
        <w:br w:type="page"/>
      </w:r>
    </w:p>
    <w:p w14:paraId="74AE0FF2" w14:textId="36E70D60" w:rsidR="000B0B0A" w:rsidRDefault="74080753" w:rsidP="0002477C">
      <w:pPr>
        <w:pStyle w:val="Heading2"/>
      </w:pPr>
      <w:bookmarkStart w:id="6" w:name="_Toc150872263"/>
      <w:proofErr w:type="spellStart"/>
      <w:r>
        <w:lastRenderedPageBreak/>
        <w:t>DevSecOps</w:t>
      </w:r>
      <w:proofErr w:type="spellEnd"/>
      <w:r>
        <w:t xml:space="preserve"> </w:t>
      </w:r>
      <w:r w:rsidR="0002477C">
        <w:t>vs</w:t>
      </w:r>
      <w:r>
        <w:t xml:space="preserve"> traditional cyber security</w:t>
      </w:r>
      <w:bookmarkEnd w:id="6"/>
    </w:p>
    <w:tbl>
      <w:tblPr>
        <w:tblStyle w:val="Style1"/>
        <w:tblW w:w="7797" w:type="dxa"/>
        <w:tblLook w:val="04A0" w:firstRow="1" w:lastRow="0" w:firstColumn="1" w:lastColumn="0" w:noHBand="0" w:noVBand="1"/>
      </w:tblPr>
      <w:tblGrid>
        <w:gridCol w:w="1985"/>
        <w:gridCol w:w="2835"/>
        <w:gridCol w:w="2977"/>
      </w:tblGrid>
      <w:tr w:rsidR="00856022" w:rsidRPr="000824B5" w14:paraId="042AC10D" w14:textId="3F82B905" w:rsidTr="13D5BE12">
        <w:trPr>
          <w:cnfStyle w:val="100000000000" w:firstRow="1" w:lastRow="0" w:firstColumn="0" w:lastColumn="0" w:oddVBand="0" w:evenVBand="0" w:oddHBand="0" w:evenHBand="0" w:firstRowFirstColumn="0" w:firstRowLastColumn="0" w:lastRowFirstColumn="0" w:lastRowLastColumn="0"/>
        </w:trPr>
        <w:tc>
          <w:tcPr>
            <w:tcW w:w="1985" w:type="dxa"/>
          </w:tcPr>
          <w:p w14:paraId="73B219D1" w14:textId="4A9853B6" w:rsidR="00856022" w:rsidRPr="000824B5" w:rsidRDefault="00856022" w:rsidP="009F3EE6">
            <w:pPr>
              <w:spacing w:after="60"/>
              <w:rPr>
                <w:b/>
                <w:bCs/>
                <w:color w:val="007687" w:themeColor="text1"/>
                <w:szCs w:val="22"/>
              </w:rPr>
            </w:pPr>
            <w:r w:rsidRPr="000824B5">
              <w:rPr>
                <w:b/>
                <w:bCs/>
                <w:color w:val="007687" w:themeColor="text1"/>
                <w:szCs w:val="22"/>
              </w:rPr>
              <w:t>Aspect</w:t>
            </w:r>
          </w:p>
        </w:tc>
        <w:tc>
          <w:tcPr>
            <w:tcW w:w="2835" w:type="dxa"/>
          </w:tcPr>
          <w:p w14:paraId="083213B5" w14:textId="05E410C0" w:rsidR="00856022" w:rsidRPr="000824B5" w:rsidRDefault="00856022" w:rsidP="009F3EE6">
            <w:pPr>
              <w:spacing w:after="60"/>
              <w:rPr>
                <w:b/>
                <w:bCs/>
                <w:color w:val="007687" w:themeColor="text1"/>
                <w:szCs w:val="22"/>
              </w:rPr>
            </w:pPr>
            <w:r w:rsidRPr="000824B5">
              <w:rPr>
                <w:b/>
                <w:bCs/>
                <w:color w:val="007687" w:themeColor="text1"/>
                <w:szCs w:val="22"/>
              </w:rPr>
              <w:t xml:space="preserve">Traditional </w:t>
            </w:r>
            <w:r>
              <w:rPr>
                <w:b/>
                <w:bCs/>
                <w:color w:val="007687" w:themeColor="text1"/>
                <w:szCs w:val="22"/>
              </w:rPr>
              <w:t>c</w:t>
            </w:r>
            <w:r w:rsidRPr="000824B5">
              <w:rPr>
                <w:b/>
                <w:bCs/>
                <w:color w:val="007687" w:themeColor="text1"/>
                <w:szCs w:val="22"/>
              </w:rPr>
              <w:t>ybersecurity</w:t>
            </w:r>
          </w:p>
        </w:tc>
        <w:tc>
          <w:tcPr>
            <w:tcW w:w="2977" w:type="dxa"/>
          </w:tcPr>
          <w:p w14:paraId="1500BB07" w14:textId="663DE29D" w:rsidR="00856022" w:rsidRPr="000824B5" w:rsidRDefault="00856022" w:rsidP="009F3EE6">
            <w:pPr>
              <w:spacing w:after="60"/>
              <w:rPr>
                <w:b/>
                <w:bCs/>
                <w:color w:val="007687" w:themeColor="text1"/>
                <w:szCs w:val="22"/>
              </w:rPr>
            </w:pPr>
            <w:proofErr w:type="spellStart"/>
            <w:r w:rsidRPr="000824B5">
              <w:rPr>
                <w:b/>
                <w:bCs/>
                <w:color w:val="007687" w:themeColor="text1"/>
                <w:szCs w:val="22"/>
              </w:rPr>
              <w:t>DevSecOps</w:t>
            </w:r>
            <w:proofErr w:type="spellEnd"/>
          </w:p>
        </w:tc>
      </w:tr>
      <w:tr w:rsidR="00856022" w:rsidRPr="000824B5" w14:paraId="0030A486" w14:textId="35026FC2" w:rsidTr="13D5BE12">
        <w:trPr>
          <w:cnfStyle w:val="000000100000" w:firstRow="0" w:lastRow="0" w:firstColumn="0" w:lastColumn="0" w:oddVBand="0" w:evenVBand="0" w:oddHBand="1" w:evenHBand="0" w:firstRowFirstColumn="0" w:firstRowLastColumn="0" w:lastRowFirstColumn="0" w:lastRowLastColumn="0"/>
        </w:trPr>
        <w:tc>
          <w:tcPr>
            <w:tcW w:w="1985" w:type="dxa"/>
          </w:tcPr>
          <w:p w14:paraId="773CCF55" w14:textId="1E792C97" w:rsidR="00856022" w:rsidRPr="000824B5" w:rsidRDefault="00856022" w:rsidP="009F3EE6">
            <w:pPr>
              <w:spacing w:after="60"/>
              <w:rPr>
                <w:b/>
                <w:bCs/>
                <w:szCs w:val="22"/>
              </w:rPr>
            </w:pPr>
            <w:r w:rsidRPr="000824B5">
              <w:rPr>
                <w:b/>
                <w:bCs/>
                <w:szCs w:val="22"/>
              </w:rPr>
              <w:t xml:space="preserve">Integration </w:t>
            </w:r>
            <w:r>
              <w:rPr>
                <w:b/>
                <w:bCs/>
                <w:szCs w:val="22"/>
              </w:rPr>
              <w:t>t</w:t>
            </w:r>
            <w:r w:rsidRPr="000824B5">
              <w:rPr>
                <w:b/>
                <w:bCs/>
                <w:szCs w:val="22"/>
              </w:rPr>
              <w:t>iming</w:t>
            </w:r>
          </w:p>
        </w:tc>
        <w:tc>
          <w:tcPr>
            <w:tcW w:w="2835" w:type="dxa"/>
          </w:tcPr>
          <w:p w14:paraId="3B427934" w14:textId="1A9A829B" w:rsidR="00856022" w:rsidRPr="000824B5" w:rsidRDefault="00856022" w:rsidP="009F3EE6">
            <w:pPr>
              <w:spacing w:after="60"/>
              <w:rPr>
                <w:szCs w:val="22"/>
              </w:rPr>
            </w:pPr>
            <w:r w:rsidRPr="000824B5">
              <w:rPr>
                <w:szCs w:val="22"/>
              </w:rPr>
              <w:t>Security integrated towards the end</w:t>
            </w:r>
          </w:p>
        </w:tc>
        <w:tc>
          <w:tcPr>
            <w:tcW w:w="2977" w:type="dxa"/>
          </w:tcPr>
          <w:p w14:paraId="3986332E" w14:textId="6F2B868F" w:rsidR="00856022" w:rsidRPr="000824B5" w:rsidRDefault="00856022" w:rsidP="009F3EE6">
            <w:pPr>
              <w:spacing w:after="60"/>
              <w:rPr>
                <w:szCs w:val="22"/>
              </w:rPr>
            </w:pPr>
            <w:r w:rsidRPr="000824B5">
              <w:rPr>
                <w:szCs w:val="22"/>
              </w:rPr>
              <w:t>Early integration from the outset of the project</w:t>
            </w:r>
          </w:p>
        </w:tc>
      </w:tr>
      <w:tr w:rsidR="00856022" w:rsidRPr="000824B5" w14:paraId="2F5D19AC" w14:textId="3CBBFF69" w:rsidTr="13D5BE12">
        <w:tc>
          <w:tcPr>
            <w:tcW w:w="1985" w:type="dxa"/>
          </w:tcPr>
          <w:p w14:paraId="652459FB" w14:textId="72DFA52E" w:rsidR="00856022" w:rsidRPr="000824B5" w:rsidRDefault="00856022" w:rsidP="009F3EE6">
            <w:pPr>
              <w:spacing w:after="60"/>
              <w:rPr>
                <w:b/>
                <w:bCs/>
                <w:szCs w:val="22"/>
              </w:rPr>
            </w:pPr>
            <w:r w:rsidRPr="000824B5">
              <w:rPr>
                <w:b/>
                <w:bCs/>
                <w:szCs w:val="22"/>
              </w:rPr>
              <w:t>Automation</w:t>
            </w:r>
          </w:p>
        </w:tc>
        <w:tc>
          <w:tcPr>
            <w:tcW w:w="2835" w:type="dxa"/>
          </w:tcPr>
          <w:p w14:paraId="23487FD7" w14:textId="1AD28DE6" w:rsidR="00856022" w:rsidRPr="000824B5" w:rsidRDefault="00856022" w:rsidP="009F3EE6">
            <w:pPr>
              <w:spacing w:after="60"/>
              <w:rPr>
                <w:szCs w:val="22"/>
              </w:rPr>
            </w:pPr>
            <w:r w:rsidRPr="000824B5">
              <w:rPr>
                <w:szCs w:val="22"/>
              </w:rPr>
              <w:t>Often relies on manual testing and checks</w:t>
            </w:r>
          </w:p>
        </w:tc>
        <w:tc>
          <w:tcPr>
            <w:tcW w:w="2977" w:type="dxa"/>
          </w:tcPr>
          <w:p w14:paraId="13422CEC" w14:textId="73D620DF" w:rsidR="00856022" w:rsidRPr="000824B5" w:rsidRDefault="00856022" w:rsidP="009F3EE6">
            <w:pPr>
              <w:spacing w:after="60"/>
              <w:rPr>
                <w:szCs w:val="22"/>
              </w:rPr>
            </w:pPr>
            <w:r w:rsidRPr="000824B5">
              <w:rPr>
                <w:szCs w:val="22"/>
              </w:rPr>
              <w:t>High emphasis on automation of security testing and monitoring</w:t>
            </w:r>
          </w:p>
        </w:tc>
      </w:tr>
      <w:tr w:rsidR="00856022" w:rsidRPr="000824B5" w14:paraId="2647ABF5" w14:textId="27B2C7E1" w:rsidTr="13D5BE12">
        <w:trPr>
          <w:cnfStyle w:val="000000100000" w:firstRow="0" w:lastRow="0" w:firstColumn="0" w:lastColumn="0" w:oddVBand="0" w:evenVBand="0" w:oddHBand="1" w:evenHBand="0" w:firstRowFirstColumn="0" w:firstRowLastColumn="0" w:lastRowFirstColumn="0" w:lastRowLastColumn="0"/>
        </w:trPr>
        <w:tc>
          <w:tcPr>
            <w:tcW w:w="1985" w:type="dxa"/>
          </w:tcPr>
          <w:p w14:paraId="21AEA8AA" w14:textId="70B960D0" w:rsidR="00856022" w:rsidRPr="000824B5" w:rsidRDefault="00856022" w:rsidP="009F3EE6">
            <w:pPr>
              <w:spacing w:after="60"/>
              <w:rPr>
                <w:b/>
                <w:bCs/>
                <w:szCs w:val="22"/>
              </w:rPr>
            </w:pPr>
            <w:r w:rsidRPr="000824B5">
              <w:rPr>
                <w:b/>
                <w:bCs/>
                <w:szCs w:val="22"/>
              </w:rPr>
              <w:t>Collaboration</w:t>
            </w:r>
          </w:p>
        </w:tc>
        <w:tc>
          <w:tcPr>
            <w:tcW w:w="2835" w:type="dxa"/>
          </w:tcPr>
          <w:p w14:paraId="5F504A85" w14:textId="73CDAE71" w:rsidR="00856022" w:rsidRPr="000824B5" w:rsidRDefault="00856022" w:rsidP="009F3EE6">
            <w:pPr>
              <w:spacing w:after="60"/>
              <w:rPr>
                <w:szCs w:val="22"/>
              </w:rPr>
            </w:pPr>
            <w:r w:rsidRPr="000824B5">
              <w:rPr>
                <w:szCs w:val="22"/>
              </w:rPr>
              <w:t>Siloed teams with segregated duties</w:t>
            </w:r>
          </w:p>
        </w:tc>
        <w:tc>
          <w:tcPr>
            <w:tcW w:w="2977" w:type="dxa"/>
          </w:tcPr>
          <w:p w14:paraId="10AAC61A" w14:textId="78B7EDD7" w:rsidR="00856022" w:rsidRPr="000824B5" w:rsidRDefault="00856022" w:rsidP="009F3EE6">
            <w:pPr>
              <w:spacing w:after="60"/>
              <w:rPr>
                <w:szCs w:val="22"/>
              </w:rPr>
            </w:pPr>
            <w:r w:rsidRPr="000824B5">
              <w:rPr>
                <w:szCs w:val="22"/>
              </w:rPr>
              <w:t>Strong collaboration among Dev, Sec, and Ops teams</w:t>
            </w:r>
          </w:p>
        </w:tc>
      </w:tr>
      <w:tr w:rsidR="00856022" w:rsidRPr="000824B5" w14:paraId="6E608235" w14:textId="06652DAB" w:rsidTr="13D5BE12">
        <w:tc>
          <w:tcPr>
            <w:tcW w:w="1985" w:type="dxa"/>
          </w:tcPr>
          <w:p w14:paraId="269C8F1A" w14:textId="5C3F3593" w:rsidR="00856022" w:rsidRPr="000824B5" w:rsidRDefault="00856022" w:rsidP="009F3EE6">
            <w:pPr>
              <w:spacing w:after="60"/>
              <w:rPr>
                <w:b/>
                <w:bCs/>
                <w:szCs w:val="22"/>
              </w:rPr>
            </w:pPr>
            <w:r w:rsidRPr="000824B5">
              <w:rPr>
                <w:b/>
                <w:bCs/>
                <w:szCs w:val="22"/>
              </w:rPr>
              <w:t>Culture</w:t>
            </w:r>
          </w:p>
        </w:tc>
        <w:tc>
          <w:tcPr>
            <w:tcW w:w="2835" w:type="dxa"/>
          </w:tcPr>
          <w:p w14:paraId="00A25341" w14:textId="71B2CF75" w:rsidR="00856022" w:rsidRPr="000824B5" w:rsidRDefault="00856022" w:rsidP="009F3EE6">
            <w:pPr>
              <w:spacing w:after="60"/>
              <w:rPr>
                <w:szCs w:val="22"/>
              </w:rPr>
            </w:pPr>
            <w:r w:rsidRPr="000824B5">
              <w:rPr>
                <w:szCs w:val="22"/>
              </w:rPr>
              <w:t>Security is often seen as a separate task</w:t>
            </w:r>
          </w:p>
        </w:tc>
        <w:tc>
          <w:tcPr>
            <w:tcW w:w="2977" w:type="dxa"/>
          </w:tcPr>
          <w:p w14:paraId="7295A3D4" w14:textId="7AAEA545" w:rsidR="00856022" w:rsidRPr="000824B5" w:rsidRDefault="10D5E30B" w:rsidP="009F3EE6">
            <w:pPr>
              <w:spacing w:after="60"/>
            </w:pPr>
            <w:r>
              <w:t xml:space="preserve">Fosters a </w:t>
            </w:r>
            <w:r w:rsidR="7A70DF65">
              <w:t xml:space="preserve">culture of </w:t>
            </w:r>
            <w:r w:rsidR="51BAB2F4">
              <w:t>’</w:t>
            </w:r>
            <w:r>
              <w:t>Security as Code</w:t>
            </w:r>
            <w:r w:rsidR="6185ADBC">
              <w:t>’</w:t>
            </w:r>
            <w:r>
              <w:t xml:space="preserve"> and shared responsibility </w:t>
            </w:r>
          </w:p>
        </w:tc>
      </w:tr>
      <w:tr w:rsidR="00856022" w:rsidRPr="000824B5" w14:paraId="17A7C60B" w14:textId="6E2E5ACF" w:rsidTr="13D5BE12">
        <w:trPr>
          <w:cnfStyle w:val="000000100000" w:firstRow="0" w:lastRow="0" w:firstColumn="0" w:lastColumn="0" w:oddVBand="0" w:evenVBand="0" w:oddHBand="1" w:evenHBand="0" w:firstRowFirstColumn="0" w:firstRowLastColumn="0" w:lastRowFirstColumn="0" w:lastRowLastColumn="0"/>
        </w:trPr>
        <w:tc>
          <w:tcPr>
            <w:tcW w:w="1985" w:type="dxa"/>
          </w:tcPr>
          <w:p w14:paraId="077021CC" w14:textId="6C4B9B72" w:rsidR="00856022" w:rsidRPr="000824B5" w:rsidRDefault="00856022" w:rsidP="009F3EE6">
            <w:pPr>
              <w:spacing w:after="60"/>
              <w:rPr>
                <w:b/>
                <w:bCs/>
                <w:szCs w:val="22"/>
              </w:rPr>
            </w:pPr>
            <w:r w:rsidRPr="000824B5">
              <w:rPr>
                <w:b/>
                <w:bCs/>
                <w:szCs w:val="22"/>
              </w:rPr>
              <w:t xml:space="preserve">Feedback </w:t>
            </w:r>
            <w:r>
              <w:rPr>
                <w:b/>
                <w:bCs/>
                <w:szCs w:val="22"/>
              </w:rPr>
              <w:t>l</w:t>
            </w:r>
            <w:r w:rsidRPr="000824B5">
              <w:rPr>
                <w:b/>
                <w:bCs/>
                <w:szCs w:val="22"/>
              </w:rPr>
              <w:t>oop</w:t>
            </w:r>
          </w:p>
        </w:tc>
        <w:tc>
          <w:tcPr>
            <w:tcW w:w="2835" w:type="dxa"/>
          </w:tcPr>
          <w:p w14:paraId="22865CED" w14:textId="534340E6" w:rsidR="00856022" w:rsidRPr="000824B5" w:rsidRDefault="00856022" w:rsidP="009F3EE6">
            <w:pPr>
              <w:spacing w:after="60"/>
              <w:rPr>
                <w:szCs w:val="22"/>
              </w:rPr>
            </w:pPr>
            <w:r w:rsidRPr="000824B5">
              <w:rPr>
                <w:szCs w:val="22"/>
              </w:rPr>
              <w:t>May lack continuous feedback mechanisms</w:t>
            </w:r>
          </w:p>
        </w:tc>
        <w:tc>
          <w:tcPr>
            <w:tcW w:w="2977" w:type="dxa"/>
          </w:tcPr>
          <w:p w14:paraId="035EA233" w14:textId="13D6B0DE" w:rsidR="00856022" w:rsidRPr="000824B5" w:rsidRDefault="00856022" w:rsidP="009F3EE6">
            <w:pPr>
              <w:spacing w:after="60"/>
              <w:rPr>
                <w:szCs w:val="22"/>
              </w:rPr>
            </w:pPr>
            <w:r w:rsidRPr="000824B5">
              <w:rPr>
                <w:szCs w:val="22"/>
              </w:rPr>
              <w:t>Continuous feedback loop for rapid response and improvement</w:t>
            </w:r>
          </w:p>
        </w:tc>
      </w:tr>
      <w:tr w:rsidR="00856022" w:rsidRPr="000824B5" w14:paraId="4FE3FC72" w14:textId="3ED79F3B" w:rsidTr="13D5BE12">
        <w:tc>
          <w:tcPr>
            <w:tcW w:w="1985" w:type="dxa"/>
          </w:tcPr>
          <w:p w14:paraId="1A655496" w14:textId="6697BA33" w:rsidR="00856022" w:rsidRPr="000824B5" w:rsidRDefault="00856022" w:rsidP="009F3EE6">
            <w:pPr>
              <w:spacing w:after="60"/>
              <w:rPr>
                <w:b/>
                <w:bCs/>
                <w:szCs w:val="22"/>
              </w:rPr>
            </w:pPr>
            <w:r w:rsidRPr="000824B5">
              <w:rPr>
                <w:b/>
                <w:bCs/>
                <w:szCs w:val="22"/>
              </w:rPr>
              <w:t xml:space="preserve">Policy </w:t>
            </w:r>
            <w:r>
              <w:rPr>
                <w:b/>
                <w:bCs/>
                <w:szCs w:val="22"/>
              </w:rPr>
              <w:t>e</w:t>
            </w:r>
            <w:r w:rsidRPr="000824B5">
              <w:rPr>
                <w:b/>
                <w:bCs/>
                <w:szCs w:val="22"/>
              </w:rPr>
              <w:t>nforcement</w:t>
            </w:r>
          </w:p>
        </w:tc>
        <w:tc>
          <w:tcPr>
            <w:tcW w:w="2835" w:type="dxa"/>
          </w:tcPr>
          <w:p w14:paraId="678762BE" w14:textId="7FF774A8" w:rsidR="00856022" w:rsidRPr="000824B5" w:rsidRDefault="00856022" w:rsidP="009F3EE6">
            <w:pPr>
              <w:spacing w:after="60"/>
              <w:rPr>
                <w:szCs w:val="22"/>
              </w:rPr>
            </w:pPr>
            <w:r w:rsidRPr="000824B5">
              <w:rPr>
                <w:szCs w:val="22"/>
              </w:rPr>
              <w:t>Manual policy and compliance enforcement</w:t>
            </w:r>
          </w:p>
        </w:tc>
        <w:tc>
          <w:tcPr>
            <w:tcW w:w="2977" w:type="dxa"/>
          </w:tcPr>
          <w:p w14:paraId="7104655C" w14:textId="2E4BE5F4" w:rsidR="00856022" w:rsidRPr="000824B5" w:rsidRDefault="00856022" w:rsidP="009F3EE6">
            <w:pPr>
              <w:spacing w:after="60"/>
              <w:rPr>
                <w:szCs w:val="22"/>
              </w:rPr>
            </w:pPr>
            <w:r w:rsidRPr="000824B5">
              <w:rPr>
                <w:szCs w:val="22"/>
              </w:rPr>
              <w:t>Policy as Code and Compliance as Code, automated enforcement</w:t>
            </w:r>
          </w:p>
        </w:tc>
      </w:tr>
      <w:tr w:rsidR="00856022" w:rsidRPr="000824B5" w14:paraId="328776D2" w14:textId="137CB87E" w:rsidTr="13D5BE12">
        <w:trPr>
          <w:cnfStyle w:val="000000100000" w:firstRow="0" w:lastRow="0" w:firstColumn="0" w:lastColumn="0" w:oddVBand="0" w:evenVBand="0" w:oddHBand="1" w:evenHBand="0" w:firstRowFirstColumn="0" w:firstRowLastColumn="0" w:lastRowFirstColumn="0" w:lastRowLastColumn="0"/>
        </w:trPr>
        <w:tc>
          <w:tcPr>
            <w:tcW w:w="1985" w:type="dxa"/>
          </w:tcPr>
          <w:p w14:paraId="7858910E" w14:textId="57376F57" w:rsidR="00856022" w:rsidRPr="000824B5" w:rsidRDefault="00856022" w:rsidP="009F3EE6">
            <w:pPr>
              <w:spacing w:after="60"/>
              <w:rPr>
                <w:b/>
                <w:bCs/>
                <w:szCs w:val="22"/>
              </w:rPr>
            </w:pPr>
            <w:r w:rsidRPr="000824B5">
              <w:rPr>
                <w:b/>
                <w:bCs/>
                <w:szCs w:val="22"/>
              </w:rPr>
              <w:t xml:space="preserve">Development </w:t>
            </w:r>
            <w:r>
              <w:rPr>
                <w:b/>
                <w:bCs/>
                <w:szCs w:val="22"/>
              </w:rPr>
              <w:t>s</w:t>
            </w:r>
            <w:r w:rsidRPr="000824B5">
              <w:rPr>
                <w:b/>
                <w:bCs/>
                <w:szCs w:val="22"/>
              </w:rPr>
              <w:t>peed</w:t>
            </w:r>
          </w:p>
        </w:tc>
        <w:tc>
          <w:tcPr>
            <w:tcW w:w="2835" w:type="dxa"/>
          </w:tcPr>
          <w:p w14:paraId="3AD5AE2B" w14:textId="6986527A" w:rsidR="00856022" w:rsidRPr="000824B5" w:rsidRDefault="00856022" w:rsidP="009F3EE6">
            <w:pPr>
              <w:spacing w:after="60"/>
              <w:rPr>
                <w:szCs w:val="22"/>
              </w:rPr>
            </w:pPr>
            <w:r w:rsidRPr="000824B5">
              <w:rPr>
                <w:szCs w:val="22"/>
              </w:rPr>
              <w:t>May slow down due to late-stage security checks</w:t>
            </w:r>
          </w:p>
        </w:tc>
        <w:tc>
          <w:tcPr>
            <w:tcW w:w="2977" w:type="dxa"/>
          </w:tcPr>
          <w:p w14:paraId="32BE654F" w14:textId="30C1890C" w:rsidR="00856022" w:rsidRPr="000824B5" w:rsidRDefault="00856022" w:rsidP="009F3EE6">
            <w:pPr>
              <w:spacing w:after="60"/>
              <w:rPr>
                <w:szCs w:val="22"/>
              </w:rPr>
            </w:pPr>
            <w:r w:rsidRPr="000824B5">
              <w:rPr>
                <w:szCs w:val="22"/>
              </w:rPr>
              <w:t>Accelerated with security integrated in the CI/CD pipeline</w:t>
            </w:r>
          </w:p>
        </w:tc>
      </w:tr>
      <w:tr w:rsidR="00856022" w:rsidRPr="000824B5" w14:paraId="42E573D5" w14:textId="4766285B" w:rsidTr="13D5BE12">
        <w:tc>
          <w:tcPr>
            <w:tcW w:w="1985" w:type="dxa"/>
          </w:tcPr>
          <w:p w14:paraId="6F5B27B8" w14:textId="05CA0CE8" w:rsidR="00856022" w:rsidRPr="000824B5" w:rsidRDefault="00856022" w:rsidP="009F3EE6">
            <w:pPr>
              <w:spacing w:after="60"/>
              <w:rPr>
                <w:b/>
                <w:bCs/>
                <w:szCs w:val="22"/>
              </w:rPr>
            </w:pPr>
            <w:r w:rsidRPr="000824B5">
              <w:rPr>
                <w:b/>
                <w:bCs/>
                <w:szCs w:val="22"/>
              </w:rPr>
              <w:t xml:space="preserve">Resilience &amp; </w:t>
            </w:r>
            <w:r>
              <w:rPr>
                <w:b/>
                <w:bCs/>
                <w:szCs w:val="22"/>
              </w:rPr>
              <w:t>r</w:t>
            </w:r>
            <w:r w:rsidRPr="000824B5">
              <w:rPr>
                <w:b/>
                <w:bCs/>
                <w:szCs w:val="22"/>
              </w:rPr>
              <w:t>ecovery</w:t>
            </w:r>
          </w:p>
        </w:tc>
        <w:tc>
          <w:tcPr>
            <w:tcW w:w="2835" w:type="dxa"/>
          </w:tcPr>
          <w:p w14:paraId="51624B09" w14:textId="588E635A" w:rsidR="00856022" w:rsidRPr="000824B5" w:rsidRDefault="00856022" w:rsidP="009F3EE6">
            <w:pPr>
              <w:spacing w:after="60"/>
              <w:rPr>
                <w:szCs w:val="22"/>
              </w:rPr>
            </w:pPr>
            <w:r w:rsidRPr="000824B5">
              <w:rPr>
                <w:szCs w:val="22"/>
              </w:rPr>
              <w:t>May have longer recovery times</w:t>
            </w:r>
          </w:p>
        </w:tc>
        <w:tc>
          <w:tcPr>
            <w:tcW w:w="2977" w:type="dxa"/>
          </w:tcPr>
          <w:p w14:paraId="352712D6" w14:textId="0BB36F2C" w:rsidR="00856022" w:rsidRPr="000824B5" w:rsidRDefault="00856022" w:rsidP="009F3EE6">
            <w:pPr>
              <w:spacing w:after="60"/>
              <w:rPr>
                <w:szCs w:val="22"/>
              </w:rPr>
            </w:pPr>
            <w:r w:rsidRPr="000824B5">
              <w:rPr>
                <w:szCs w:val="22"/>
              </w:rPr>
              <w:t>Improved resilience and rapid recovery from incidents</w:t>
            </w:r>
          </w:p>
        </w:tc>
      </w:tr>
      <w:tr w:rsidR="00856022" w:rsidRPr="000824B5" w14:paraId="6D61B6EE" w14:textId="12C849CF" w:rsidTr="13D5BE12">
        <w:trPr>
          <w:cnfStyle w:val="000000100000" w:firstRow="0" w:lastRow="0" w:firstColumn="0" w:lastColumn="0" w:oddVBand="0" w:evenVBand="0" w:oddHBand="1" w:evenHBand="0" w:firstRowFirstColumn="0" w:firstRowLastColumn="0" w:lastRowFirstColumn="0" w:lastRowLastColumn="0"/>
        </w:trPr>
        <w:tc>
          <w:tcPr>
            <w:tcW w:w="1985" w:type="dxa"/>
          </w:tcPr>
          <w:p w14:paraId="1883150C" w14:textId="1D23F40D" w:rsidR="00856022" w:rsidRPr="000824B5" w:rsidRDefault="00856022" w:rsidP="009F3EE6">
            <w:pPr>
              <w:spacing w:after="60"/>
              <w:rPr>
                <w:b/>
                <w:bCs/>
                <w:szCs w:val="22"/>
              </w:rPr>
            </w:pPr>
            <w:r w:rsidRPr="000824B5">
              <w:rPr>
                <w:b/>
                <w:bCs/>
                <w:szCs w:val="22"/>
              </w:rPr>
              <w:t xml:space="preserve">Cost </w:t>
            </w:r>
            <w:r>
              <w:rPr>
                <w:b/>
                <w:bCs/>
                <w:szCs w:val="22"/>
              </w:rPr>
              <w:t>e</w:t>
            </w:r>
            <w:r w:rsidRPr="000824B5">
              <w:rPr>
                <w:b/>
                <w:bCs/>
                <w:szCs w:val="22"/>
              </w:rPr>
              <w:t>fficiency</w:t>
            </w:r>
          </w:p>
        </w:tc>
        <w:tc>
          <w:tcPr>
            <w:tcW w:w="2835" w:type="dxa"/>
          </w:tcPr>
          <w:p w14:paraId="485B3088" w14:textId="54407561" w:rsidR="00856022" w:rsidRPr="000824B5" w:rsidRDefault="00856022" w:rsidP="009F3EE6">
            <w:pPr>
              <w:spacing w:after="60"/>
              <w:rPr>
                <w:szCs w:val="22"/>
              </w:rPr>
            </w:pPr>
            <w:r w:rsidRPr="000824B5">
              <w:rPr>
                <w:szCs w:val="22"/>
              </w:rPr>
              <w:t>Higher costs due to late-stage remediation and manual checks</w:t>
            </w:r>
          </w:p>
        </w:tc>
        <w:tc>
          <w:tcPr>
            <w:tcW w:w="2977" w:type="dxa"/>
          </w:tcPr>
          <w:p w14:paraId="28C4531B" w14:textId="7DBCAE57" w:rsidR="00856022" w:rsidRPr="000824B5" w:rsidRDefault="00856022" w:rsidP="009F3EE6">
            <w:pPr>
              <w:spacing w:after="60"/>
              <w:rPr>
                <w:szCs w:val="22"/>
              </w:rPr>
            </w:pPr>
            <w:r w:rsidRPr="000824B5">
              <w:rPr>
                <w:szCs w:val="22"/>
              </w:rPr>
              <w:t>Potential cost savings due to early detection and automation</w:t>
            </w:r>
          </w:p>
        </w:tc>
      </w:tr>
      <w:tr w:rsidR="00856022" w:rsidRPr="000824B5" w14:paraId="4E4F4B14" w14:textId="130A31F9" w:rsidTr="13D5BE12">
        <w:tc>
          <w:tcPr>
            <w:tcW w:w="1985" w:type="dxa"/>
          </w:tcPr>
          <w:p w14:paraId="329403A3" w14:textId="16382361" w:rsidR="00856022" w:rsidRPr="000824B5" w:rsidRDefault="00856022" w:rsidP="009F3EE6">
            <w:pPr>
              <w:spacing w:after="60"/>
              <w:rPr>
                <w:b/>
                <w:bCs/>
                <w:szCs w:val="22"/>
              </w:rPr>
            </w:pPr>
            <w:r w:rsidRPr="000824B5">
              <w:rPr>
                <w:b/>
                <w:bCs/>
                <w:szCs w:val="22"/>
              </w:rPr>
              <w:t xml:space="preserve">Continuous </w:t>
            </w:r>
            <w:r>
              <w:rPr>
                <w:b/>
                <w:bCs/>
                <w:szCs w:val="22"/>
              </w:rPr>
              <w:t>m</w:t>
            </w:r>
            <w:r w:rsidRPr="000824B5">
              <w:rPr>
                <w:b/>
                <w:bCs/>
                <w:szCs w:val="22"/>
              </w:rPr>
              <w:t>onitoring</w:t>
            </w:r>
          </w:p>
        </w:tc>
        <w:tc>
          <w:tcPr>
            <w:tcW w:w="2835" w:type="dxa"/>
          </w:tcPr>
          <w:p w14:paraId="3909F6D6" w14:textId="6A9AEB44" w:rsidR="00856022" w:rsidRPr="000824B5" w:rsidRDefault="00856022" w:rsidP="009F3EE6">
            <w:pPr>
              <w:spacing w:after="60"/>
              <w:rPr>
                <w:szCs w:val="22"/>
              </w:rPr>
            </w:pPr>
            <w:r w:rsidRPr="000824B5">
              <w:rPr>
                <w:szCs w:val="22"/>
              </w:rPr>
              <w:t>Periodic monitoring and assessments</w:t>
            </w:r>
          </w:p>
        </w:tc>
        <w:tc>
          <w:tcPr>
            <w:tcW w:w="2977" w:type="dxa"/>
          </w:tcPr>
          <w:p w14:paraId="092BDF79" w14:textId="4A794B1F" w:rsidR="00856022" w:rsidRPr="000824B5" w:rsidRDefault="00856022" w:rsidP="009F3EE6">
            <w:pPr>
              <w:spacing w:after="60"/>
              <w:rPr>
                <w:szCs w:val="22"/>
              </w:rPr>
            </w:pPr>
            <w:r w:rsidRPr="000824B5">
              <w:rPr>
                <w:szCs w:val="22"/>
              </w:rPr>
              <w:t>Continuous monitoring and real-time security analytics</w:t>
            </w:r>
          </w:p>
        </w:tc>
      </w:tr>
    </w:tbl>
    <w:p w14:paraId="57925F00" w14:textId="65E77581" w:rsidR="13D5BE12" w:rsidRDefault="13D5BE12">
      <w:r>
        <w:br w:type="page"/>
      </w:r>
    </w:p>
    <w:p w14:paraId="1A925046" w14:textId="3C185D51" w:rsidR="00812B79" w:rsidRDefault="0002477C" w:rsidP="00597A05">
      <w:pPr>
        <w:pStyle w:val="Heading2"/>
      </w:pPr>
      <w:bookmarkStart w:id="7" w:name="_Toc150872264"/>
      <w:r>
        <w:lastRenderedPageBreak/>
        <w:t xml:space="preserve">Keys for </w:t>
      </w:r>
      <w:proofErr w:type="gramStart"/>
      <w:r>
        <w:t>a</w:t>
      </w:r>
      <w:r w:rsidR="009322FB">
        <w:t>n</w:t>
      </w:r>
      <w:proofErr w:type="gramEnd"/>
      <w:r w:rsidR="2AA8F23A">
        <w:t xml:space="preserve"> holistic </w:t>
      </w:r>
      <w:proofErr w:type="spellStart"/>
      <w:r w:rsidR="2AA8F23A">
        <w:t>DevSecOps</w:t>
      </w:r>
      <w:proofErr w:type="spellEnd"/>
      <w:r w:rsidR="2AA8F23A">
        <w:t xml:space="preserve"> approach</w:t>
      </w:r>
      <w:bookmarkEnd w:id="7"/>
    </w:p>
    <w:p w14:paraId="470E944A" w14:textId="5D6F02CE" w:rsidR="00A236A0" w:rsidRPr="00967AF0" w:rsidRDefault="12F140F1" w:rsidP="00597A05">
      <w:pPr>
        <w:pStyle w:val="ListParagraph"/>
        <w:numPr>
          <w:ilvl w:val="0"/>
          <w:numId w:val="2"/>
        </w:numPr>
        <w:spacing w:after="0"/>
        <w:ind w:left="714" w:hanging="357"/>
        <w:rPr>
          <w:rFonts w:eastAsia="Calibri" w:cs="Arial"/>
        </w:rPr>
      </w:pPr>
      <w:r w:rsidRPr="00967AF0">
        <w:rPr>
          <w:rFonts w:eastAsia="Calibri" w:cs="Arial"/>
          <w:b/>
          <w:bCs/>
        </w:rPr>
        <w:t xml:space="preserve">Security in </w:t>
      </w:r>
      <w:r w:rsidR="2DC79C8B" w:rsidRPr="00967AF0">
        <w:rPr>
          <w:rFonts w:eastAsia="Calibri" w:cs="Arial"/>
          <w:b/>
          <w:bCs/>
        </w:rPr>
        <w:t>i</w:t>
      </w:r>
      <w:r w:rsidRPr="00967AF0">
        <w:rPr>
          <w:rFonts w:eastAsia="Calibri" w:cs="Arial"/>
          <w:b/>
          <w:bCs/>
        </w:rPr>
        <w:t xml:space="preserve">nfrastructure as </w:t>
      </w:r>
      <w:r w:rsidR="325A37D0" w:rsidRPr="00967AF0">
        <w:rPr>
          <w:rFonts w:eastAsia="Calibri" w:cs="Arial"/>
          <w:b/>
          <w:bCs/>
        </w:rPr>
        <w:t>c</w:t>
      </w:r>
      <w:r w:rsidRPr="00967AF0">
        <w:rPr>
          <w:rFonts w:eastAsia="Calibri" w:cs="Arial"/>
          <w:b/>
          <w:bCs/>
        </w:rPr>
        <w:t>ode:</w:t>
      </w:r>
      <w:r w:rsidRPr="00967AF0">
        <w:rPr>
          <w:rFonts w:eastAsia="Calibri" w:cs="Arial"/>
        </w:rPr>
        <w:t xml:space="preserve"> </w:t>
      </w:r>
      <w:r w:rsidR="118D8643" w:rsidRPr="00967AF0">
        <w:rPr>
          <w:rFonts w:eastAsia="Calibri" w:cs="Arial"/>
        </w:rPr>
        <w:t>E</w:t>
      </w:r>
      <w:r w:rsidRPr="00967AF0">
        <w:rPr>
          <w:rFonts w:eastAsia="Calibri" w:cs="Arial"/>
        </w:rPr>
        <w:t>nsuring secure infrastructure configurations from the start.</w:t>
      </w:r>
    </w:p>
    <w:p w14:paraId="17894A45" w14:textId="60582616" w:rsidR="00A236A0" w:rsidRPr="00967AF0" w:rsidRDefault="12F140F1" w:rsidP="00597A05">
      <w:pPr>
        <w:pStyle w:val="ListParagraph"/>
        <w:numPr>
          <w:ilvl w:val="0"/>
          <w:numId w:val="2"/>
        </w:numPr>
        <w:spacing w:after="0"/>
        <w:ind w:left="714" w:hanging="357"/>
        <w:rPr>
          <w:rFonts w:eastAsia="Calibri" w:cs="Arial"/>
        </w:rPr>
      </w:pPr>
      <w:r w:rsidRPr="00967AF0">
        <w:rPr>
          <w:rFonts w:eastAsia="Calibri" w:cs="Arial"/>
          <w:b/>
          <w:bCs/>
        </w:rPr>
        <w:t xml:space="preserve">Secret </w:t>
      </w:r>
      <w:r w:rsidR="311C0CDC" w:rsidRPr="00967AF0">
        <w:rPr>
          <w:rFonts w:eastAsia="Calibri" w:cs="Arial"/>
          <w:b/>
          <w:bCs/>
        </w:rPr>
        <w:t>m</w:t>
      </w:r>
      <w:r w:rsidRPr="00967AF0">
        <w:rPr>
          <w:rFonts w:eastAsia="Calibri" w:cs="Arial"/>
          <w:b/>
          <w:bCs/>
        </w:rPr>
        <w:t>anagement:</w:t>
      </w:r>
      <w:r w:rsidRPr="00967AF0">
        <w:rPr>
          <w:rFonts w:eastAsia="Calibri" w:cs="Arial"/>
        </w:rPr>
        <w:t xml:space="preserve"> </w:t>
      </w:r>
      <w:r w:rsidR="6B9DD252" w:rsidRPr="00967AF0">
        <w:rPr>
          <w:rFonts w:eastAsia="Calibri" w:cs="Arial"/>
        </w:rPr>
        <w:t>S</w:t>
      </w:r>
      <w:r w:rsidRPr="00967AF0">
        <w:rPr>
          <w:rFonts w:eastAsia="Calibri" w:cs="Arial"/>
        </w:rPr>
        <w:t>ecurely manage and store secrets and credentials.</w:t>
      </w:r>
    </w:p>
    <w:p w14:paraId="1B8986AA" w14:textId="6A3D5C24" w:rsidR="00A236A0" w:rsidRPr="00967AF0" w:rsidRDefault="12F140F1" w:rsidP="00597A05">
      <w:pPr>
        <w:pStyle w:val="ListParagraph"/>
        <w:numPr>
          <w:ilvl w:val="0"/>
          <w:numId w:val="2"/>
        </w:numPr>
        <w:spacing w:after="0"/>
        <w:ind w:left="714" w:hanging="357"/>
        <w:rPr>
          <w:rFonts w:eastAsia="Calibri" w:cs="Arial"/>
        </w:rPr>
      </w:pPr>
      <w:r w:rsidRPr="00967AF0">
        <w:rPr>
          <w:rFonts w:eastAsia="Calibri" w:cs="Arial"/>
          <w:b/>
          <w:bCs/>
        </w:rPr>
        <w:t xml:space="preserve">Pre-commit </w:t>
      </w:r>
      <w:r w:rsidR="66FBF66C" w:rsidRPr="00967AF0">
        <w:rPr>
          <w:rFonts w:eastAsia="Calibri" w:cs="Arial"/>
          <w:b/>
          <w:bCs/>
        </w:rPr>
        <w:t>h</w:t>
      </w:r>
      <w:r w:rsidRPr="00967AF0">
        <w:rPr>
          <w:rFonts w:eastAsia="Calibri" w:cs="Arial"/>
          <w:b/>
          <w:bCs/>
        </w:rPr>
        <w:t>ooks:</w:t>
      </w:r>
      <w:r w:rsidRPr="00967AF0">
        <w:rPr>
          <w:rFonts w:eastAsia="Calibri" w:cs="Arial"/>
        </w:rPr>
        <w:t xml:space="preserve"> Enforce code quality and security standards before code is committed to the repository.</w:t>
      </w:r>
    </w:p>
    <w:p w14:paraId="02D9BBC1" w14:textId="26FB6972" w:rsidR="00A236A0" w:rsidRPr="00967AF0" w:rsidRDefault="12F140F1" w:rsidP="00597A05">
      <w:pPr>
        <w:pStyle w:val="ListParagraph"/>
        <w:numPr>
          <w:ilvl w:val="0"/>
          <w:numId w:val="2"/>
        </w:numPr>
        <w:spacing w:after="0"/>
        <w:ind w:left="714" w:hanging="357"/>
        <w:rPr>
          <w:rFonts w:eastAsia="Calibri" w:cs="Arial"/>
        </w:rPr>
      </w:pPr>
      <w:r w:rsidRPr="00967AF0">
        <w:rPr>
          <w:rFonts w:eastAsia="Calibri" w:cs="Arial"/>
          <w:b/>
          <w:bCs/>
        </w:rPr>
        <w:t xml:space="preserve">Source </w:t>
      </w:r>
      <w:r w:rsidR="50B8E145" w:rsidRPr="00967AF0">
        <w:rPr>
          <w:rFonts w:eastAsia="Calibri" w:cs="Arial"/>
          <w:b/>
          <w:bCs/>
        </w:rPr>
        <w:t>c</w:t>
      </w:r>
      <w:r w:rsidRPr="00967AF0">
        <w:rPr>
          <w:rFonts w:eastAsia="Calibri" w:cs="Arial"/>
          <w:b/>
          <w:bCs/>
        </w:rPr>
        <w:t xml:space="preserve">omposition </w:t>
      </w:r>
      <w:r w:rsidR="53B0C16F" w:rsidRPr="00967AF0">
        <w:rPr>
          <w:rFonts w:eastAsia="Calibri" w:cs="Arial"/>
          <w:b/>
          <w:bCs/>
        </w:rPr>
        <w:t>a</w:t>
      </w:r>
      <w:r w:rsidRPr="00967AF0">
        <w:rPr>
          <w:rFonts w:eastAsia="Calibri" w:cs="Arial"/>
          <w:b/>
          <w:bCs/>
        </w:rPr>
        <w:t>nalysis:</w:t>
      </w:r>
      <w:r w:rsidRPr="00967AF0">
        <w:rPr>
          <w:rFonts w:eastAsia="Calibri" w:cs="Arial"/>
        </w:rPr>
        <w:t xml:space="preserve"> </w:t>
      </w:r>
      <w:r w:rsidR="5365B530" w:rsidRPr="00967AF0">
        <w:rPr>
          <w:rFonts w:eastAsia="Calibri" w:cs="Arial"/>
        </w:rPr>
        <w:t>S</w:t>
      </w:r>
      <w:r w:rsidRPr="00967AF0">
        <w:rPr>
          <w:rFonts w:eastAsia="Calibri" w:cs="Arial"/>
        </w:rPr>
        <w:t>can and manage open-source dependencies for vulnerabilities.</w:t>
      </w:r>
    </w:p>
    <w:p w14:paraId="3151DB1D" w14:textId="71B1A339" w:rsidR="00A236A0" w:rsidRPr="00967AF0" w:rsidRDefault="12F140F1" w:rsidP="00597A05">
      <w:pPr>
        <w:pStyle w:val="ListParagraph"/>
        <w:numPr>
          <w:ilvl w:val="0"/>
          <w:numId w:val="2"/>
        </w:numPr>
        <w:spacing w:after="0"/>
        <w:ind w:left="714" w:hanging="357"/>
        <w:rPr>
          <w:rFonts w:eastAsia="Calibri" w:cs="Arial"/>
        </w:rPr>
      </w:pPr>
      <w:r w:rsidRPr="00967AF0">
        <w:rPr>
          <w:rFonts w:eastAsia="Calibri" w:cs="Arial"/>
          <w:b/>
          <w:bCs/>
        </w:rPr>
        <w:t xml:space="preserve">Static </w:t>
      </w:r>
      <w:r w:rsidR="3BB980E1" w:rsidRPr="00967AF0">
        <w:rPr>
          <w:rFonts w:eastAsia="Calibri" w:cs="Arial"/>
          <w:b/>
          <w:bCs/>
        </w:rPr>
        <w:t>a</w:t>
      </w:r>
      <w:r w:rsidRPr="00967AF0">
        <w:rPr>
          <w:rFonts w:eastAsia="Calibri" w:cs="Arial"/>
          <w:b/>
          <w:bCs/>
        </w:rPr>
        <w:t xml:space="preserve">pplication </w:t>
      </w:r>
      <w:r w:rsidR="224901C0" w:rsidRPr="00967AF0">
        <w:rPr>
          <w:rFonts w:eastAsia="Calibri" w:cs="Arial"/>
          <w:b/>
          <w:bCs/>
        </w:rPr>
        <w:t>s</w:t>
      </w:r>
      <w:r w:rsidRPr="00967AF0">
        <w:rPr>
          <w:rFonts w:eastAsia="Calibri" w:cs="Arial"/>
          <w:b/>
          <w:bCs/>
        </w:rPr>
        <w:t xml:space="preserve">ecurity </w:t>
      </w:r>
      <w:r w:rsidR="28AB5923" w:rsidRPr="00967AF0">
        <w:rPr>
          <w:rFonts w:eastAsia="Calibri" w:cs="Arial"/>
          <w:b/>
          <w:bCs/>
        </w:rPr>
        <w:t>t</w:t>
      </w:r>
      <w:r w:rsidRPr="00967AF0">
        <w:rPr>
          <w:rFonts w:eastAsia="Calibri" w:cs="Arial"/>
          <w:b/>
          <w:bCs/>
        </w:rPr>
        <w:t>esting (SAST):</w:t>
      </w:r>
      <w:r w:rsidRPr="00967AF0">
        <w:rPr>
          <w:rFonts w:eastAsia="Calibri" w:cs="Arial"/>
        </w:rPr>
        <w:t xml:space="preserve"> </w:t>
      </w:r>
      <w:r w:rsidR="6435BFE1" w:rsidRPr="00967AF0">
        <w:rPr>
          <w:rFonts w:eastAsia="Calibri" w:cs="Arial"/>
        </w:rPr>
        <w:t>A</w:t>
      </w:r>
      <w:r w:rsidRPr="00967AF0">
        <w:rPr>
          <w:rFonts w:eastAsia="Calibri" w:cs="Arial"/>
        </w:rPr>
        <w:t>nalyse the source code for security vulnerabilities.</w:t>
      </w:r>
    </w:p>
    <w:p w14:paraId="4E6750C7" w14:textId="0BE82DBD" w:rsidR="00A236A0" w:rsidRPr="00967AF0" w:rsidRDefault="12F140F1" w:rsidP="00597A05">
      <w:pPr>
        <w:pStyle w:val="ListParagraph"/>
        <w:numPr>
          <w:ilvl w:val="0"/>
          <w:numId w:val="2"/>
        </w:numPr>
        <w:spacing w:after="0"/>
        <w:ind w:left="714" w:hanging="357"/>
        <w:rPr>
          <w:rFonts w:eastAsia="Calibri" w:cs="Arial"/>
        </w:rPr>
      </w:pPr>
      <w:r w:rsidRPr="00967AF0">
        <w:rPr>
          <w:rFonts w:eastAsia="Calibri" w:cs="Arial"/>
          <w:b/>
          <w:bCs/>
        </w:rPr>
        <w:t xml:space="preserve">Dynamic </w:t>
      </w:r>
      <w:r w:rsidR="3D9285B7" w:rsidRPr="00967AF0">
        <w:rPr>
          <w:rFonts w:eastAsia="Calibri" w:cs="Arial"/>
          <w:b/>
          <w:bCs/>
        </w:rPr>
        <w:t>a</w:t>
      </w:r>
      <w:r w:rsidRPr="00967AF0">
        <w:rPr>
          <w:rFonts w:eastAsia="Calibri" w:cs="Arial"/>
          <w:b/>
          <w:bCs/>
        </w:rPr>
        <w:t xml:space="preserve">pplication </w:t>
      </w:r>
      <w:r w:rsidR="596C0439" w:rsidRPr="00967AF0">
        <w:rPr>
          <w:rFonts w:eastAsia="Calibri" w:cs="Arial"/>
          <w:b/>
          <w:bCs/>
        </w:rPr>
        <w:t>s</w:t>
      </w:r>
      <w:r w:rsidRPr="00967AF0">
        <w:rPr>
          <w:rFonts w:eastAsia="Calibri" w:cs="Arial"/>
          <w:b/>
          <w:bCs/>
        </w:rPr>
        <w:t xml:space="preserve">ecurity </w:t>
      </w:r>
      <w:r w:rsidR="73C3516B" w:rsidRPr="00967AF0">
        <w:rPr>
          <w:rFonts w:eastAsia="Calibri" w:cs="Arial"/>
          <w:b/>
          <w:bCs/>
        </w:rPr>
        <w:t>t</w:t>
      </w:r>
      <w:r w:rsidRPr="00967AF0">
        <w:rPr>
          <w:rFonts w:eastAsia="Calibri" w:cs="Arial"/>
          <w:b/>
          <w:bCs/>
        </w:rPr>
        <w:t>esting (DAST):</w:t>
      </w:r>
      <w:r w:rsidRPr="00967AF0">
        <w:rPr>
          <w:rFonts w:eastAsia="Calibri" w:cs="Arial"/>
        </w:rPr>
        <w:t xml:space="preserve"> Test applications in runtime for security issues.</w:t>
      </w:r>
    </w:p>
    <w:p w14:paraId="1516AC00" w14:textId="45044988" w:rsidR="00A236A0" w:rsidRPr="00967AF0" w:rsidRDefault="12F140F1" w:rsidP="00597A05">
      <w:pPr>
        <w:pStyle w:val="ListParagraph"/>
        <w:numPr>
          <w:ilvl w:val="0"/>
          <w:numId w:val="2"/>
        </w:numPr>
        <w:spacing w:after="0"/>
        <w:ind w:left="714" w:hanging="357"/>
        <w:rPr>
          <w:rFonts w:eastAsia="Calibri" w:cs="Arial"/>
        </w:rPr>
      </w:pPr>
      <w:r w:rsidRPr="00967AF0">
        <w:rPr>
          <w:rFonts w:eastAsia="Calibri" w:cs="Arial"/>
          <w:b/>
          <w:bCs/>
        </w:rPr>
        <w:t xml:space="preserve">Web </w:t>
      </w:r>
      <w:r w:rsidR="767A31E1" w:rsidRPr="00967AF0">
        <w:rPr>
          <w:rFonts w:eastAsia="Calibri" w:cs="Arial"/>
          <w:b/>
          <w:bCs/>
        </w:rPr>
        <w:t>a</w:t>
      </w:r>
      <w:r w:rsidRPr="00967AF0">
        <w:rPr>
          <w:rFonts w:eastAsia="Calibri" w:cs="Arial"/>
          <w:b/>
          <w:bCs/>
        </w:rPr>
        <w:t xml:space="preserve">pplication </w:t>
      </w:r>
      <w:r w:rsidR="5E6DAED2" w:rsidRPr="00967AF0">
        <w:rPr>
          <w:rFonts w:eastAsia="Calibri" w:cs="Arial"/>
          <w:b/>
          <w:bCs/>
        </w:rPr>
        <w:t>f</w:t>
      </w:r>
      <w:r w:rsidRPr="00967AF0">
        <w:rPr>
          <w:rFonts w:eastAsia="Calibri" w:cs="Arial"/>
          <w:b/>
          <w:bCs/>
        </w:rPr>
        <w:t>irewall (WAF):</w:t>
      </w:r>
      <w:r w:rsidRPr="00967AF0">
        <w:rPr>
          <w:rFonts w:eastAsia="Calibri" w:cs="Arial"/>
        </w:rPr>
        <w:t xml:space="preserve"> </w:t>
      </w:r>
      <w:r w:rsidR="521162FF" w:rsidRPr="00967AF0">
        <w:rPr>
          <w:rFonts w:eastAsia="Calibri" w:cs="Arial"/>
        </w:rPr>
        <w:t xml:space="preserve">An </w:t>
      </w:r>
      <w:r w:rsidRPr="00967AF0">
        <w:rPr>
          <w:rFonts w:eastAsia="Calibri" w:cs="Arial"/>
        </w:rPr>
        <w:t>additional layer of protection for web applications by filtering malicious traffic.</w:t>
      </w:r>
    </w:p>
    <w:p w14:paraId="23DCFD8A" w14:textId="48FF0171" w:rsidR="00A236A0" w:rsidRPr="00967AF0" w:rsidRDefault="12F140F1" w:rsidP="00597A05">
      <w:pPr>
        <w:pStyle w:val="ListParagraph"/>
        <w:numPr>
          <w:ilvl w:val="0"/>
          <w:numId w:val="2"/>
        </w:numPr>
        <w:spacing w:after="0"/>
        <w:ind w:left="714" w:hanging="357"/>
        <w:rPr>
          <w:rFonts w:eastAsia="Calibri" w:cs="Arial"/>
        </w:rPr>
      </w:pPr>
      <w:r w:rsidRPr="00967AF0">
        <w:rPr>
          <w:rFonts w:eastAsia="Calibri" w:cs="Arial"/>
          <w:b/>
          <w:bCs/>
        </w:rPr>
        <w:t xml:space="preserve">Container </w:t>
      </w:r>
      <w:r w:rsidR="69ED9080" w:rsidRPr="00967AF0">
        <w:rPr>
          <w:rFonts w:eastAsia="Calibri" w:cs="Arial"/>
          <w:b/>
          <w:bCs/>
        </w:rPr>
        <w:t>s</w:t>
      </w:r>
      <w:r w:rsidRPr="00967AF0">
        <w:rPr>
          <w:rFonts w:eastAsia="Calibri" w:cs="Arial"/>
          <w:b/>
          <w:bCs/>
        </w:rPr>
        <w:t>ecurity:</w:t>
      </w:r>
      <w:r w:rsidRPr="00967AF0">
        <w:rPr>
          <w:rFonts w:eastAsia="Calibri" w:cs="Arial"/>
        </w:rPr>
        <w:t xml:space="preserve"> </w:t>
      </w:r>
      <w:r w:rsidR="5C9EE3D3" w:rsidRPr="00967AF0">
        <w:rPr>
          <w:rFonts w:eastAsia="Calibri" w:cs="Arial"/>
        </w:rPr>
        <w:t>S</w:t>
      </w:r>
      <w:r w:rsidRPr="00967AF0">
        <w:rPr>
          <w:rFonts w:eastAsia="Calibri" w:cs="Arial"/>
        </w:rPr>
        <w:t>can container images for vulnerabilities.</w:t>
      </w:r>
    </w:p>
    <w:p w14:paraId="2B29A752" w14:textId="16DEB3B6" w:rsidR="00A236A0" w:rsidRPr="00967AF0" w:rsidRDefault="12F140F1" w:rsidP="00597A05">
      <w:pPr>
        <w:pStyle w:val="ListParagraph"/>
        <w:numPr>
          <w:ilvl w:val="0"/>
          <w:numId w:val="2"/>
        </w:numPr>
        <w:spacing w:after="0"/>
        <w:ind w:left="714" w:hanging="357"/>
        <w:rPr>
          <w:rFonts w:eastAsia="Calibri" w:cs="Arial"/>
        </w:rPr>
      </w:pPr>
      <w:r w:rsidRPr="00967AF0">
        <w:rPr>
          <w:rFonts w:eastAsia="Calibri" w:cs="Arial"/>
          <w:b/>
          <w:bCs/>
        </w:rPr>
        <w:t xml:space="preserve">Continuous </w:t>
      </w:r>
      <w:r w:rsidR="4FC3A2CA" w:rsidRPr="00967AF0">
        <w:rPr>
          <w:rFonts w:eastAsia="Calibri" w:cs="Arial"/>
          <w:b/>
          <w:bCs/>
        </w:rPr>
        <w:t>i</w:t>
      </w:r>
      <w:r w:rsidRPr="00967AF0">
        <w:rPr>
          <w:rFonts w:eastAsia="Calibri" w:cs="Arial"/>
          <w:b/>
          <w:bCs/>
        </w:rPr>
        <w:t>ntegration/</w:t>
      </w:r>
      <w:r w:rsidR="2418ACCC" w:rsidRPr="00967AF0">
        <w:rPr>
          <w:rFonts w:eastAsia="Calibri" w:cs="Arial"/>
          <w:b/>
          <w:bCs/>
        </w:rPr>
        <w:t>c</w:t>
      </w:r>
      <w:r w:rsidRPr="00967AF0">
        <w:rPr>
          <w:rFonts w:eastAsia="Calibri" w:cs="Arial"/>
          <w:b/>
          <w:bCs/>
        </w:rPr>
        <w:t xml:space="preserve">ontinuous </w:t>
      </w:r>
      <w:r w:rsidR="1064D9E7" w:rsidRPr="00967AF0">
        <w:rPr>
          <w:rFonts w:eastAsia="Calibri" w:cs="Arial"/>
          <w:b/>
          <w:bCs/>
        </w:rPr>
        <w:t>d</w:t>
      </w:r>
      <w:r w:rsidRPr="00967AF0">
        <w:rPr>
          <w:rFonts w:eastAsia="Calibri" w:cs="Arial"/>
          <w:b/>
          <w:bCs/>
        </w:rPr>
        <w:t xml:space="preserve">eployment (CI/CD) </w:t>
      </w:r>
      <w:r w:rsidR="4AD6AB71" w:rsidRPr="00967AF0">
        <w:rPr>
          <w:rFonts w:eastAsia="Calibri" w:cs="Arial"/>
          <w:b/>
          <w:bCs/>
        </w:rPr>
        <w:t>s</w:t>
      </w:r>
      <w:r w:rsidRPr="00967AF0">
        <w:rPr>
          <w:rFonts w:eastAsia="Calibri" w:cs="Arial"/>
          <w:b/>
          <w:bCs/>
        </w:rPr>
        <w:t>ecurity:</w:t>
      </w:r>
      <w:r w:rsidRPr="00967AF0">
        <w:rPr>
          <w:rFonts w:eastAsia="Calibri" w:cs="Arial"/>
        </w:rPr>
        <w:t xml:space="preserve"> Integration of security checks within the CI/CD pipeline.</w:t>
      </w:r>
    </w:p>
    <w:p w14:paraId="19BFCBD9" w14:textId="46AEF754" w:rsidR="00A236A0" w:rsidRPr="00967AF0" w:rsidRDefault="12F140F1" w:rsidP="00597A05">
      <w:pPr>
        <w:pStyle w:val="ListParagraph"/>
        <w:numPr>
          <w:ilvl w:val="0"/>
          <w:numId w:val="2"/>
        </w:numPr>
        <w:spacing w:after="0"/>
        <w:ind w:left="714" w:hanging="357"/>
        <w:rPr>
          <w:rFonts w:eastAsia="Calibri" w:cs="Arial"/>
        </w:rPr>
      </w:pPr>
      <w:r w:rsidRPr="00967AF0">
        <w:rPr>
          <w:rFonts w:eastAsia="Calibri" w:cs="Arial"/>
          <w:b/>
          <w:bCs/>
        </w:rPr>
        <w:t xml:space="preserve">Threat </w:t>
      </w:r>
      <w:r w:rsidR="5B7B0618" w:rsidRPr="00967AF0">
        <w:rPr>
          <w:rFonts w:eastAsia="Calibri" w:cs="Arial"/>
          <w:b/>
          <w:bCs/>
        </w:rPr>
        <w:t>m</w:t>
      </w:r>
      <w:r w:rsidRPr="00967AF0">
        <w:rPr>
          <w:rFonts w:eastAsia="Calibri" w:cs="Arial"/>
          <w:b/>
          <w:bCs/>
        </w:rPr>
        <w:t>odelling:</w:t>
      </w:r>
      <w:r w:rsidRPr="00967AF0">
        <w:rPr>
          <w:rFonts w:eastAsia="Calibri" w:cs="Arial"/>
        </w:rPr>
        <w:t xml:space="preserve"> Practices and tools for identifying and addressing security threats in the design phase.</w:t>
      </w:r>
    </w:p>
    <w:p w14:paraId="6CCB595A" w14:textId="53866DCA" w:rsidR="00A236A0" w:rsidRPr="00967AF0" w:rsidRDefault="12F140F1" w:rsidP="00597A05">
      <w:pPr>
        <w:pStyle w:val="ListParagraph"/>
        <w:numPr>
          <w:ilvl w:val="0"/>
          <w:numId w:val="2"/>
        </w:numPr>
        <w:spacing w:after="0"/>
        <w:ind w:left="714" w:hanging="357"/>
        <w:rPr>
          <w:rFonts w:eastAsia="Calibri" w:cs="Arial"/>
        </w:rPr>
      </w:pPr>
      <w:r w:rsidRPr="00967AF0">
        <w:rPr>
          <w:rFonts w:eastAsia="Calibri" w:cs="Arial"/>
          <w:b/>
          <w:bCs/>
        </w:rPr>
        <w:t xml:space="preserve">Security </w:t>
      </w:r>
      <w:r w:rsidR="7E27AFA6" w:rsidRPr="00967AF0">
        <w:rPr>
          <w:rFonts w:eastAsia="Calibri" w:cs="Arial"/>
          <w:b/>
          <w:bCs/>
        </w:rPr>
        <w:t>o</w:t>
      </w:r>
      <w:r w:rsidRPr="00967AF0">
        <w:rPr>
          <w:rFonts w:eastAsia="Calibri" w:cs="Arial"/>
          <w:b/>
          <w:bCs/>
        </w:rPr>
        <w:t xml:space="preserve">rchestration, </w:t>
      </w:r>
      <w:r w:rsidR="5EF1FED7" w:rsidRPr="00967AF0">
        <w:rPr>
          <w:rFonts w:eastAsia="Calibri" w:cs="Arial"/>
          <w:b/>
          <w:bCs/>
        </w:rPr>
        <w:t>a</w:t>
      </w:r>
      <w:r w:rsidRPr="00967AF0">
        <w:rPr>
          <w:rFonts w:eastAsia="Calibri" w:cs="Arial"/>
          <w:b/>
          <w:bCs/>
        </w:rPr>
        <w:t xml:space="preserve">utomation, and </w:t>
      </w:r>
      <w:r w:rsidR="1360099B" w:rsidRPr="00967AF0">
        <w:rPr>
          <w:rFonts w:eastAsia="Calibri" w:cs="Arial"/>
          <w:b/>
          <w:bCs/>
        </w:rPr>
        <w:t>re</w:t>
      </w:r>
      <w:r w:rsidRPr="00967AF0">
        <w:rPr>
          <w:rFonts w:eastAsia="Calibri" w:cs="Arial"/>
          <w:b/>
          <w:bCs/>
        </w:rPr>
        <w:t>sponse (SOAR):</w:t>
      </w:r>
      <w:r w:rsidRPr="00967AF0">
        <w:rPr>
          <w:rFonts w:eastAsia="Calibri" w:cs="Arial"/>
        </w:rPr>
        <w:t xml:space="preserve"> </w:t>
      </w:r>
      <w:r w:rsidR="4FFCF657" w:rsidRPr="00967AF0">
        <w:rPr>
          <w:rFonts w:eastAsia="Calibri" w:cs="Arial"/>
        </w:rPr>
        <w:t>Au</w:t>
      </w:r>
      <w:r w:rsidRPr="00967AF0">
        <w:rPr>
          <w:rFonts w:eastAsia="Calibri" w:cs="Arial"/>
        </w:rPr>
        <w:t>tomating incident response and remediation.</w:t>
      </w:r>
    </w:p>
    <w:p w14:paraId="2F7C4AC0" w14:textId="6F22F2E2" w:rsidR="00A236A0" w:rsidRPr="00967AF0" w:rsidRDefault="12F140F1" w:rsidP="00597A05">
      <w:pPr>
        <w:pStyle w:val="ListParagraph"/>
        <w:numPr>
          <w:ilvl w:val="0"/>
          <w:numId w:val="2"/>
        </w:numPr>
        <w:spacing w:after="0"/>
        <w:ind w:left="714" w:hanging="357"/>
        <w:rPr>
          <w:rFonts w:eastAsia="Calibri" w:cs="Arial"/>
        </w:rPr>
      </w:pPr>
      <w:r w:rsidRPr="00967AF0">
        <w:rPr>
          <w:rFonts w:eastAsia="Calibri" w:cs="Arial"/>
          <w:b/>
          <w:bCs/>
        </w:rPr>
        <w:t xml:space="preserve">Security </w:t>
      </w:r>
      <w:r w:rsidR="7DA6F451" w:rsidRPr="00967AF0">
        <w:rPr>
          <w:rFonts w:eastAsia="Calibri" w:cs="Arial"/>
          <w:b/>
          <w:bCs/>
        </w:rPr>
        <w:t>i</w:t>
      </w:r>
      <w:r w:rsidRPr="00967AF0">
        <w:rPr>
          <w:rFonts w:eastAsia="Calibri" w:cs="Arial"/>
          <w:b/>
          <w:bCs/>
        </w:rPr>
        <w:t xml:space="preserve">nformation and </w:t>
      </w:r>
      <w:r w:rsidR="220563F6" w:rsidRPr="00967AF0">
        <w:rPr>
          <w:rFonts w:eastAsia="Calibri" w:cs="Arial"/>
          <w:b/>
          <w:bCs/>
        </w:rPr>
        <w:t>e</w:t>
      </w:r>
      <w:r w:rsidRPr="00967AF0">
        <w:rPr>
          <w:rFonts w:eastAsia="Calibri" w:cs="Arial"/>
          <w:b/>
          <w:bCs/>
        </w:rPr>
        <w:t xml:space="preserve">vent </w:t>
      </w:r>
      <w:r w:rsidR="77C20F24" w:rsidRPr="00967AF0">
        <w:rPr>
          <w:rFonts w:eastAsia="Calibri" w:cs="Arial"/>
          <w:b/>
          <w:bCs/>
        </w:rPr>
        <w:t>m</w:t>
      </w:r>
      <w:r w:rsidRPr="00967AF0">
        <w:rPr>
          <w:rFonts w:eastAsia="Calibri" w:cs="Arial"/>
          <w:b/>
          <w:bCs/>
        </w:rPr>
        <w:t>anagement (SIEM):</w:t>
      </w:r>
      <w:r w:rsidRPr="00967AF0">
        <w:rPr>
          <w:rFonts w:eastAsia="Calibri" w:cs="Arial"/>
        </w:rPr>
        <w:t xml:space="preserve"> </w:t>
      </w:r>
      <w:r w:rsidR="79906135" w:rsidRPr="00967AF0">
        <w:rPr>
          <w:rFonts w:eastAsia="Calibri" w:cs="Arial"/>
        </w:rPr>
        <w:t>R</w:t>
      </w:r>
      <w:r w:rsidRPr="00967AF0">
        <w:rPr>
          <w:rFonts w:eastAsia="Calibri" w:cs="Arial"/>
        </w:rPr>
        <w:t>eal-time monitoring and threat detection.</w:t>
      </w:r>
    </w:p>
    <w:p w14:paraId="04FDEB89" w14:textId="5B9FF756" w:rsidR="00A236A0" w:rsidRPr="00967AF0" w:rsidRDefault="12F140F1" w:rsidP="00597A05">
      <w:pPr>
        <w:pStyle w:val="ListParagraph"/>
        <w:numPr>
          <w:ilvl w:val="0"/>
          <w:numId w:val="2"/>
        </w:numPr>
        <w:spacing w:after="0"/>
        <w:ind w:left="714" w:hanging="357"/>
        <w:rPr>
          <w:rFonts w:eastAsia="Calibri" w:cs="Arial"/>
        </w:rPr>
      </w:pPr>
      <w:r w:rsidRPr="00967AF0">
        <w:rPr>
          <w:rFonts w:eastAsia="Calibri" w:cs="Arial"/>
          <w:b/>
          <w:bCs/>
        </w:rPr>
        <w:t xml:space="preserve">Identity and </w:t>
      </w:r>
      <w:r w:rsidR="059D427A" w:rsidRPr="00967AF0">
        <w:rPr>
          <w:rFonts w:eastAsia="Calibri" w:cs="Arial"/>
          <w:b/>
          <w:bCs/>
        </w:rPr>
        <w:t>a</w:t>
      </w:r>
      <w:r w:rsidRPr="00967AF0">
        <w:rPr>
          <w:rFonts w:eastAsia="Calibri" w:cs="Arial"/>
          <w:b/>
          <w:bCs/>
        </w:rPr>
        <w:t xml:space="preserve">ccess </w:t>
      </w:r>
      <w:r w:rsidR="5B158F1B" w:rsidRPr="00967AF0">
        <w:rPr>
          <w:rFonts w:eastAsia="Calibri" w:cs="Arial"/>
          <w:b/>
          <w:bCs/>
        </w:rPr>
        <w:t>m</w:t>
      </w:r>
      <w:r w:rsidRPr="00967AF0">
        <w:rPr>
          <w:rFonts w:eastAsia="Calibri" w:cs="Arial"/>
          <w:b/>
          <w:bCs/>
        </w:rPr>
        <w:t>anagement (IAM):</w:t>
      </w:r>
      <w:r w:rsidRPr="00967AF0">
        <w:rPr>
          <w:rFonts w:eastAsia="Calibri" w:cs="Arial"/>
        </w:rPr>
        <w:t xml:space="preserve"> </w:t>
      </w:r>
      <w:r w:rsidR="03D15E8D" w:rsidRPr="00967AF0">
        <w:rPr>
          <w:rFonts w:eastAsia="Calibri" w:cs="Arial"/>
        </w:rPr>
        <w:t>M</w:t>
      </w:r>
      <w:r w:rsidRPr="00967AF0">
        <w:rPr>
          <w:rFonts w:eastAsia="Calibri" w:cs="Arial"/>
        </w:rPr>
        <w:t>anaging user access and permissions securely.</w:t>
      </w:r>
    </w:p>
    <w:p w14:paraId="11139524" w14:textId="78030843" w:rsidR="00A236A0" w:rsidRPr="00967AF0" w:rsidRDefault="12F140F1" w:rsidP="00597A05">
      <w:pPr>
        <w:pStyle w:val="ListParagraph"/>
        <w:numPr>
          <w:ilvl w:val="0"/>
          <w:numId w:val="2"/>
        </w:numPr>
        <w:spacing w:after="0"/>
        <w:ind w:left="714" w:hanging="357"/>
        <w:rPr>
          <w:rFonts w:eastAsia="Calibri" w:cs="Arial"/>
        </w:rPr>
      </w:pPr>
      <w:r w:rsidRPr="00967AF0">
        <w:rPr>
          <w:rFonts w:eastAsia="Calibri" w:cs="Arial"/>
          <w:b/>
          <w:bCs/>
        </w:rPr>
        <w:t xml:space="preserve">Runtime </w:t>
      </w:r>
      <w:r w:rsidR="0F1EBA0A" w:rsidRPr="00967AF0">
        <w:rPr>
          <w:rFonts w:eastAsia="Calibri" w:cs="Arial"/>
          <w:b/>
          <w:bCs/>
        </w:rPr>
        <w:t>a</w:t>
      </w:r>
      <w:r w:rsidRPr="00967AF0">
        <w:rPr>
          <w:rFonts w:eastAsia="Calibri" w:cs="Arial"/>
          <w:b/>
          <w:bCs/>
        </w:rPr>
        <w:t xml:space="preserve">pplication </w:t>
      </w:r>
      <w:r w:rsidR="2C8B0DC3" w:rsidRPr="00967AF0">
        <w:rPr>
          <w:rFonts w:eastAsia="Calibri" w:cs="Arial"/>
          <w:b/>
          <w:bCs/>
        </w:rPr>
        <w:t>s</w:t>
      </w:r>
      <w:r w:rsidRPr="00967AF0">
        <w:rPr>
          <w:rFonts w:eastAsia="Calibri" w:cs="Arial"/>
          <w:b/>
          <w:bCs/>
        </w:rPr>
        <w:t>elf-</w:t>
      </w:r>
      <w:r w:rsidR="0484DD2F" w:rsidRPr="00967AF0">
        <w:rPr>
          <w:rFonts w:eastAsia="Calibri" w:cs="Arial"/>
          <w:b/>
          <w:bCs/>
        </w:rPr>
        <w:t>p</w:t>
      </w:r>
      <w:r w:rsidR="2578AA5B" w:rsidRPr="00967AF0">
        <w:rPr>
          <w:rFonts w:eastAsia="Calibri" w:cs="Arial"/>
          <w:b/>
          <w:bCs/>
        </w:rPr>
        <w:t>r</w:t>
      </w:r>
      <w:r w:rsidRPr="00967AF0">
        <w:rPr>
          <w:rFonts w:eastAsia="Calibri" w:cs="Arial"/>
          <w:b/>
          <w:bCs/>
        </w:rPr>
        <w:t>otection (RASP):</w:t>
      </w:r>
      <w:r w:rsidRPr="00967AF0">
        <w:rPr>
          <w:rFonts w:eastAsia="Calibri" w:cs="Arial"/>
        </w:rPr>
        <w:t xml:space="preserve"> </w:t>
      </w:r>
      <w:r w:rsidR="06898AF9" w:rsidRPr="00967AF0">
        <w:rPr>
          <w:rFonts w:eastAsia="Calibri" w:cs="Arial"/>
        </w:rPr>
        <w:t>P</w:t>
      </w:r>
      <w:r w:rsidRPr="00967AF0">
        <w:rPr>
          <w:rFonts w:eastAsia="Calibri" w:cs="Arial"/>
        </w:rPr>
        <w:t>rotection against runtime attacks.</w:t>
      </w:r>
    </w:p>
    <w:p w14:paraId="40CF7745" w14:textId="3613B211" w:rsidR="00E07192" w:rsidRDefault="12F140F1" w:rsidP="00683B6B">
      <w:pPr>
        <w:pStyle w:val="ListParagraph"/>
        <w:numPr>
          <w:ilvl w:val="0"/>
          <w:numId w:val="2"/>
        </w:numPr>
        <w:spacing w:after="0"/>
        <w:ind w:left="714" w:hanging="357"/>
        <w:rPr>
          <w:rFonts w:eastAsia="Calibri" w:cs="Arial"/>
        </w:rPr>
      </w:pPr>
      <w:r w:rsidRPr="00967AF0">
        <w:rPr>
          <w:rFonts w:eastAsia="Calibri" w:cs="Arial"/>
          <w:b/>
          <w:bCs/>
        </w:rPr>
        <w:t xml:space="preserve">Secure </w:t>
      </w:r>
      <w:r w:rsidR="0C0A89C7" w:rsidRPr="00967AF0">
        <w:rPr>
          <w:rFonts w:eastAsia="Calibri" w:cs="Arial"/>
          <w:b/>
          <w:bCs/>
        </w:rPr>
        <w:t>c</w:t>
      </w:r>
      <w:r w:rsidRPr="00967AF0">
        <w:rPr>
          <w:rFonts w:eastAsia="Calibri" w:cs="Arial"/>
          <w:b/>
          <w:bCs/>
        </w:rPr>
        <w:t xml:space="preserve">ode </w:t>
      </w:r>
      <w:r w:rsidR="2BFCBB84" w:rsidRPr="00967AF0">
        <w:rPr>
          <w:rFonts w:eastAsia="Calibri" w:cs="Arial"/>
          <w:b/>
          <w:bCs/>
        </w:rPr>
        <w:t>r</w:t>
      </w:r>
      <w:r w:rsidRPr="00967AF0">
        <w:rPr>
          <w:rFonts w:eastAsia="Calibri" w:cs="Arial"/>
          <w:b/>
          <w:bCs/>
        </w:rPr>
        <w:t xml:space="preserve">eview </w:t>
      </w:r>
      <w:r w:rsidR="08033361" w:rsidRPr="00967AF0">
        <w:rPr>
          <w:rFonts w:eastAsia="Calibri" w:cs="Arial"/>
          <w:b/>
          <w:bCs/>
        </w:rPr>
        <w:t>t</w:t>
      </w:r>
      <w:r w:rsidRPr="00967AF0">
        <w:rPr>
          <w:rFonts w:eastAsia="Calibri" w:cs="Arial"/>
          <w:b/>
          <w:bCs/>
        </w:rPr>
        <w:t>ools:</w:t>
      </w:r>
      <w:r w:rsidRPr="00967AF0">
        <w:rPr>
          <w:rFonts w:eastAsia="Calibri" w:cs="Arial"/>
        </w:rPr>
        <w:t xml:space="preserve"> </w:t>
      </w:r>
      <w:r w:rsidR="4A4DBB58" w:rsidRPr="00967AF0">
        <w:rPr>
          <w:rFonts w:eastAsia="Calibri" w:cs="Arial"/>
        </w:rPr>
        <w:t xml:space="preserve">In-depth </w:t>
      </w:r>
      <w:r w:rsidRPr="00967AF0">
        <w:rPr>
          <w:rFonts w:eastAsia="Calibri" w:cs="Arial"/>
        </w:rPr>
        <w:t>code review and vulnerability detection</w:t>
      </w:r>
      <w:r w:rsidR="00683B6B">
        <w:rPr>
          <w:rFonts w:eastAsia="Calibri" w:cs="Arial"/>
        </w:rPr>
        <w:t>.</w:t>
      </w:r>
    </w:p>
    <w:p w14:paraId="07C3EE74" w14:textId="77777777" w:rsidR="00683B6B" w:rsidRDefault="00683B6B" w:rsidP="00683B6B">
      <w:pPr>
        <w:spacing w:after="0"/>
        <w:rPr>
          <w:rFonts w:eastAsia="Calibri" w:cs="Arial"/>
        </w:rPr>
      </w:pPr>
    </w:p>
    <w:p w14:paraId="6B935D60" w14:textId="77777777" w:rsidR="00683B6B" w:rsidRDefault="00683B6B" w:rsidP="00683B6B">
      <w:pPr>
        <w:spacing w:after="0"/>
        <w:rPr>
          <w:rFonts w:eastAsia="Calibri" w:cs="Arial"/>
        </w:rPr>
      </w:pPr>
    </w:p>
    <w:p w14:paraId="2662F76F" w14:textId="77777777" w:rsidR="00683B6B" w:rsidRDefault="00683B6B" w:rsidP="00683B6B">
      <w:pPr>
        <w:spacing w:after="0"/>
        <w:rPr>
          <w:rFonts w:eastAsia="Calibri" w:cs="Arial"/>
        </w:rPr>
      </w:pPr>
    </w:p>
    <w:p w14:paraId="66E7286C" w14:textId="6B64B7F9" w:rsidR="00683B6B" w:rsidRDefault="00683B6B" w:rsidP="13D5BE12">
      <w:pPr>
        <w:pStyle w:val="Heading2"/>
        <w:spacing w:after="0"/>
      </w:pPr>
      <w:bookmarkStart w:id="8" w:name="_Toc150872265"/>
      <w:r>
        <w:lastRenderedPageBreak/>
        <w:t xml:space="preserve">Strategic pivot to </w:t>
      </w:r>
      <w:proofErr w:type="spellStart"/>
      <w:r>
        <w:t>DevSecOps</w:t>
      </w:r>
      <w:bookmarkEnd w:id="8"/>
      <w:proofErr w:type="spellEnd"/>
    </w:p>
    <w:p w14:paraId="5E583AB8" w14:textId="217AA244" w:rsidR="00683B6B" w:rsidRPr="00683B6B" w:rsidRDefault="00683B6B" w:rsidP="00683B6B">
      <w:pPr>
        <w:spacing w:after="0"/>
        <w:rPr>
          <w:rFonts w:eastAsia="Calibri" w:cs="Arial"/>
        </w:rPr>
      </w:pPr>
      <w:r w:rsidRPr="00683B6B">
        <w:rPr>
          <w:rFonts w:eastAsia="Calibri" w:cs="Arial"/>
        </w:rPr>
        <w:t xml:space="preserve">Transitioning to a </w:t>
      </w:r>
      <w:proofErr w:type="spellStart"/>
      <w:r w:rsidRPr="00683B6B">
        <w:rPr>
          <w:rFonts w:eastAsia="Calibri" w:cs="Arial"/>
        </w:rPr>
        <w:t>DevSecOps</w:t>
      </w:r>
      <w:proofErr w:type="spellEnd"/>
      <w:r w:rsidRPr="00683B6B">
        <w:rPr>
          <w:rFonts w:eastAsia="Calibri" w:cs="Arial"/>
        </w:rPr>
        <w:t xml:space="preserve"> model requires a strategic pivot that encompasses not just the adoption of new tools and technologies but also a shift in </w:t>
      </w:r>
      <w:r w:rsidR="007B2448">
        <w:rPr>
          <w:rFonts w:eastAsia="Calibri" w:cs="Arial"/>
        </w:rPr>
        <w:t>organisation</w:t>
      </w:r>
      <w:r w:rsidRPr="00683B6B">
        <w:rPr>
          <w:rFonts w:eastAsia="Calibri" w:cs="Arial"/>
        </w:rPr>
        <w:t>al culture and processes. This strategic pivot should be executed through several key steps:</w:t>
      </w:r>
    </w:p>
    <w:p w14:paraId="79D18712" w14:textId="77777777" w:rsidR="00683B6B" w:rsidRPr="00683B6B" w:rsidRDefault="00683B6B" w:rsidP="00683B6B">
      <w:pPr>
        <w:spacing w:after="0"/>
        <w:rPr>
          <w:rFonts w:eastAsia="Calibri" w:cs="Arial"/>
        </w:rPr>
      </w:pPr>
    </w:p>
    <w:p w14:paraId="7637C2C2" w14:textId="09C674E3" w:rsidR="00683B6B" w:rsidRPr="00683B6B" w:rsidRDefault="00683B6B" w:rsidP="00683B6B">
      <w:pPr>
        <w:spacing w:after="0"/>
        <w:rPr>
          <w:rFonts w:eastAsia="Calibri" w:cs="Arial"/>
        </w:rPr>
      </w:pPr>
      <w:r w:rsidRPr="00683B6B">
        <w:rPr>
          <w:rFonts w:eastAsia="Calibri" w:cs="Arial"/>
        </w:rPr>
        <w:t xml:space="preserve">Assessment and Planning: Begin by conducting a thorough assessment of the current security practices and infrastructure. This should include identifying the gaps in the existing system and understanding the specific needs of the </w:t>
      </w:r>
      <w:r w:rsidR="007B2448">
        <w:rPr>
          <w:rFonts w:eastAsia="Calibri" w:cs="Arial"/>
        </w:rPr>
        <w:t>organisation</w:t>
      </w:r>
      <w:r w:rsidRPr="00683B6B">
        <w:rPr>
          <w:rFonts w:eastAsia="Calibri" w:cs="Arial"/>
        </w:rPr>
        <w:t xml:space="preserve">. Based on this assessment, develop a detailed plan that outlines the objectives, timeline, and key milestones for the transition to </w:t>
      </w:r>
      <w:proofErr w:type="spellStart"/>
      <w:r w:rsidRPr="00683B6B">
        <w:rPr>
          <w:rFonts w:eastAsia="Calibri" w:cs="Arial"/>
        </w:rPr>
        <w:t>DevSecOps</w:t>
      </w:r>
      <w:proofErr w:type="spellEnd"/>
      <w:r w:rsidRPr="00683B6B">
        <w:rPr>
          <w:rFonts w:eastAsia="Calibri" w:cs="Arial"/>
        </w:rPr>
        <w:t>.</w:t>
      </w:r>
    </w:p>
    <w:p w14:paraId="54378B2E" w14:textId="77777777" w:rsidR="00683B6B" w:rsidRPr="00683B6B" w:rsidRDefault="00683B6B" w:rsidP="00683B6B">
      <w:pPr>
        <w:spacing w:after="0"/>
        <w:rPr>
          <w:rFonts w:eastAsia="Calibri" w:cs="Arial"/>
        </w:rPr>
      </w:pPr>
    </w:p>
    <w:p w14:paraId="71E3438B" w14:textId="7721E38D" w:rsidR="00683B6B" w:rsidRPr="00683B6B" w:rsidRDefault="00683B6B" w:rsidP="00683B6B">
      <w:pPr>
        <w:spacing w:after="0"/>
        <w:rPr>
          <w:rFonts w:eastAsia="Calibri" w:cs="Arial"/>
        </w:rPr>
      </w:pPr>
      <w:r w:rsidRPr="00683B6B">
        <w:rPr>
          <w:rFonts w:eastAsia="Calibri" w:cs="Arial"/>
        </w:rPr>
        <w:t xml:space="preserve">Cultural Shift and Training: </w:t>
      </w:r>
      <w:proofErr w:type="spellStart"/>
      <w:r w:rsidRPr="00683B6B">
        <w:rPr>
          <w:rFonts w:eastAsia="Calibri" w:cs="Arial"/>
        </w:rPr>
        <w:t>DevSecOps</w:t>
      </w:r>
      <w:proofErr w:type="spellEnd"/>
      <w:r w:rsidRPr="00683B6B">
        <w:rPr>
          <w:rFonts w:eastAsia="Calibri" w:cs="Arial"/>
        </w:rPr>
        <w:t xml:space="preserve"> demands a cultural shift where security is integrated into every aspect of development and operations. This involves training and sensiti</w:t>
      </w:r>
      <w:r w:rsidR="00506F95">
        <w:rPr>
          <w:rFonts w:eastAsia="Calibri" w:cs="Arial"/>
        </w:rPr>
        <w:t>s</w:t>
      </w:r>
      <w:r w:rsidRPr="00683B6B">
        <w:rPr>
          <w:rFonts w:eastAsia="Calibri" w:cs="Arial"/>
        </w:rPr>
        <w:t>ing the development, operations, and security teams about the importance of security in the development lifecycle. It's crucial to promote a culture of collaboration and shared responsibility for security.</w:t>
      </w:r>
    </w:p>
    <w:p w14:paraId="36A3118D" w14:textId="77777777" w:rsidR="00683B6B" w:rsidRPr="00683B6B" w:rsidRDefault="00683B6B" w:rsidP="00683B6B">
      <w:pPr>
        <w:spacing w:after="0"/>
        <w:rPr>
          <w:rFonts w:eastAsia="Calibri" w:cs="Arial"/>
        </w:rPr>
      </w:pPr>
    </w:p>
    <w:p w14:paraId="28E510FC" w14:textId="77777777" w:rsidR="00683B6B" w:rsidRPr="00683B6B" w:rsidRDefault="00683B6B" w:rsidP="00683B6B">
      <w:pPr>
        <w:spacing w:after="0"/>
        <w:rPr>
          <w:rFonts w:eastAsia="Calibri" w:cs="Arial"/>
        </w:rPr>
      </w:pPr>
      <w:r w:rsidRPr="00683B6B">
        <w:rPr>
          <w:rFonts w:eastAsia="Calibri" w:cs="Arial"/>
        </w:rPr>
        <w:t>Integration of Security into the SDLC: Security practices should be 'shifted left', meaning they are introduced earlier in the software development lifecycle. This includes integrating security tools and practices into the Continuous Integration/Continuous Deployment (CI/CD) pipelines and ensuring that security checks are a part of the regular development process.</w:t>
      </w:r>
    </w:p>
    <w:p w14:paraId="76C96750" w14:textId="77777777" w:rsidR="00683B6B" w:rsidRPr="00683B6B" w:rsidRDefault="00683B6B" w:rsidP="00683B6B">
      <w:pPr>
        <w:spacing w:after="0"/>
        <w:rPr>
          <w:rFonts w:eastAsia="Calibri" w:cs="Arial"/>
        </w:rPr>
      </w:pPr>
    </w:p>
    <w:p w14:paraId="278D6B1D" w14:textId="77777777" w:rsidR="00683B6B" w:rsidRPr="00683B6B" w:rsidRDefault="00683B6B" w:rsidP="00683B6B">
      <w:pPr>
        <w:spacing w:after="0"/>
        <w:rPr>
          <w:rFonts w:eastAsia="Calibri" w:cs="Arial"/>
        </w:rPr>
      </w:pPr>
      <w:r w:rsidRPr="00683B6B">
        <w:rPr>
          <w:rFonts w:eastAsia="Calibri" w:cs="Arial"/>
        </w:rPr>
        <w:t xml:space="preserve">Automation and Continuous Monitoring: Implement automation tools for security testing, monitoring, and compliance. Automation is key in </w:t>
      </w:r>
      <w:proofErr w:type="spellStart"/>
      <w:r w:rsidRPr="00683B6B">
        <w:rPr>
          <w:rFonts w:eastAsia="Calibri" w:cs="Arial"/>
        </w:rPr>
        <w:t>DevSecOps</w:t>
      </w:r>
      <w:proofErr w:type="spellEnd"/>
      <w:r w:rsidRPr="00683B6B">
        <w:rPr>
          <w:rFonts w:eastAsia="Calibri" w:cs="Arial"/>
        </w:rPr>
        <w:t xml:space="preserve"> to ensure continuous security without slowing down the development process. Continuous monitoring of the infrastructure and applications for any security threats should be established.</w:t>
      </w:r>
    </w:p>
    <w:p w14:paraId="77530588" w14:textId="77777777" w:rsidR="00683B6B" w:rsidRPr="00683B6B" w:rsidRDefault="00683B6B" w:rsidP="00683B6B">
      <w:pPr>
        <w:spacing w:after="0"/>
        <w:rPr>
          <w:rFonts w:eastAsia="Calibri" w:cs="Arial"/>
        </w:rPr>
      </w:pPr>
    </w:p>
    <w:p w14:paraId="470835FB" w14:textId="77777777" w:rsidR="00683B6B" w:rsidRPr="00683B6B" w:rsidRDefault="00683B6B" w:rsidP="00683B6B">
      <w:pPr>
        <w:spacing w:after="0"/>
        <w:rPr>
          <w:rFonts w:eastAsia="Calibri" w:cs="Arial"/>
        </w:rPr>
      </w:pPr>
      <w:r w:rsidRPr="00683B6B">
        <w:rPr>
          <w:rFonts w:eastAsia="Calibri" w:cs="Arial"/>
        </w:rPr>
        <w:t xml:space="preserve">Feedback Loops and Continuous Improvement: Establish feedback mechanisms for continuous learning and improvement. Security is an evolving field, and the </w:t>
      </w:r>
      <w:proofErr w:type="spellStart"/>
      <w:r w:rsidRPr="00683B6B">
        <w:rPr>
          <w:rFonts w:eastAsia="Calibri" w:cs="Arial"/>
        </w:rPr>
        <w:t>DevSecOps</w:t>
      </w:r>
      <w:proofErr w:type="spellEnd"/>
      <w:r w:rsidRPr="00683B6B">
        <w:rPr>
          <w:rFonts w:eastAsia="Calibri" w:cs="Arial"/>
        </w:rPr>
        <w:t xml:space="preserve"> approach should be flexible enough to adapt to new </w:t>
      </w:r>
      <w:r w:rsidRPr="00683B6B">
        <w:rPr>
          <w:rFonts w:eastAsia="Calibri" w:cs="Arial"/>
        </w:rPr>
        <w:lastRenderedPageBreak/>
        <w:t>threats and technologies. Regular reviews and updates to the security practices should be an integral part of the process.</w:t>
      </w:r>
    </w:p>
    <w:p w14:paraId="210BB687" w14:textId="77777777" w:rsidR="00683B6B" w:rsidRPr="00683B6B" w:rsidRDefault="00683B6B" w:rsidP="00683B6B">
      <w:pPr>
        <w:spacing w:after="0"/>
        <w:rPr>
          <w:rFonts w:eastAsia="Calibri" w:cs="Arial"/>
        </w:rPr>
      </w:pPr>
    </w:p>
    <w:p w14:paraId="59661270" w14:textId="77777777" w:rsidR="00683B6B" w:rsidRPr="00683B6B" w:rsidRDefault="00683B6B" w:rsidP="00683B6B">
      <w:pPr>
        <w:spacing w:after="0"/>
        <w:rPr>
          <w:rFonts w:eastAsia="Calibri" w:cs="Arial"/>
        </w:rPr>
      </w:pPr>
      <w:r w:rsidRPr="00683B6B">
        <w:rPr>
          <w:rFonts w:eastAsia="Calibri" w:cs="Arial"/>
        </w:rPr>
        <w:t xml:space="preserve">Stakeholder Engagement and Communication: Engage all stakeholders, including management, development teams, and IT staff, in the transition process. Effective communication is vital to ensure everyone understands their role in the new </w:t>
      </w:r>
      <w:proofErr w:type="spellStart"/>
      <w:r w:rsidRPr="00683B6B">
        <w:rPr>
          <w:rFonts w:eastAsia="Calibri" w:cs="Arial"/>
        </w:rPr>
        <w:t>DevSecOps</w:t>
      </w:r>
      <w:proofErr w:type="spellEnd"/>
      <w:r w:rsidRPr="00683B6B">
        <w:rPr>
          <w:rFonts w:eastAsia="Calibri" w:cs="Arial"/>
        </w:rPr>
        <w:t xml:space="preserve"> environment.</w:t>
      </w:r>
    </w:p>
    <w:p w14:paraId="3BDE31C6" w14:textId="77777777" w:rsidR="00683B6B" w:rsidRPr="00683B6B" w:rsidRDefault="00683B6B" w:rsidP="00683B6B">
      <w:pPr>
        <w:spacing w:after="0"/>
        <w:rPr>
          <w:rFonts w:eastAsia="Calibri" w:cs="Arial"/>
        </w:rPr>
      </w:pPr>
    </w:p>
    <w:p w14:paraId="56283FA9" w14:textId="77777777" w:rsidR="00683B6B" w:rsidRPr="00683B6B" w:rsidRDefault="00683B6B" w:rsidP="00683B6B">
      <w:pPr>
        <w:spacing w:after="0"/>
        <w:rPr>
          <w:rFonts w:eastAsia="Calibri" w:cs="Arial"/>
        </w:rPr>
      </w:pPr>
      <w:r w:rsidRPr="00683B6B">
        <w:rPr>
          <w:rFonts w:eastAsia="Calibri" w:cs="Arial"/>
        </w:rPr>
        <w:t xml:space="preserve">Measuring Success and Adjusting Strategies: Define metrics to measure the success of the </w:t>
      </w:r>
      <w:proofErr w:type="spellStart"/>
      <w:r w:rsidRPr="00683B6B">
        <w:rPr>
          <w:rFonts w:eastAsia="Calibri" w:cs="Arial"/>
        </w:rPr>
        <w:t>DevSecOps</w:t>
      </w:r>
      <w:proofErr w:type="spellEnd"/>
      <w:r w:rsidRPr="00683B6B">
        <w:rPr>
          <w:rFonts w:eastAsia="Calibri" w:cs="Arial"/>
        </w:rPr>
        <w:t xml:space="preserve"> initiatives. These metrics could include the number of security incidents, the time taken to identify and fix vulnerabilities, and the impact on the software delivery timelines. Regularly review these metrics and adjust strategies as necessary.</w:t>
      </w:r>
    </w:p>
    <w:p w14:paraId="611F2237" w14:textId="77777777" w:rsidR="00683B6B" w:rsidRPr="00683B6B" w:rsidRDefault="00683B6B" w:rsidP="00683B6B">
      <w:pPr>
        <w:spacing w:after="0"/>
        <w:rPr>
          <w:rFonts w:eastAsia="Calibri" w:cs="Arial"/>
        </w:rPr>
      </w:pPr>
    </w:p>
    <w:p w14:paraId="277A04A6" w14:textId="25640E43" w:rsidR="00683B6B" w:rsidRDefault="00683B6B" w:rsidP="00683B6B">
      <w:pPr>
        <w:spacing w:after="0"/>
        <w:rPr>
          <w:rFonts w:eastAsia="Calibri" w:cs="Arial"/>
        </w:rPr>
      </w:pPr>
      <w:r w:rsidRPr="00683B6B">
        <w:rPr>
          <w:rFonts w:eastAsia="Calibri" w:cs="Arial"/>
        </w:rPr>
        <w:t xml:space="preserve">This strategic pivot to </w:t>
      </w:r>
      <w:proofErr w:type="spellStart"/>
      <w:r w:rsidRPr="00683B6B">
        <w:rPr>
          <w:rFonts w:eastAsia="Calibri" w:cs="Arial"/>
        </w:rPr>
        <w:t>DevSecOps</w:t>
      </w:r>
      <w:proofErr w:type="spellEnd"/>
      <w:r w:rsidRPr="00683B6B">
        <w:rPr>
          <w:rFonts w:eastAsia="Calibri" w:cs="Arial"/>
        </w:rPr>
        <w:t xml:space="preserve"> is not just a one-time project but an ongoing journey towards a more secure, efficient, and resilient software development process. By taking these steps, </w:t>
      </w:r>
      <w:r w:rsidR="007B2448">
        <w:rPr>
          <w:rFonts w:eastAsia="Calibri" w:cs="Arial"/>
        </w:rPr>
        <w:t>organisation</w:t>
      </w:r>
      <w:r w:rsidRPr="00683B6B">
        <w:rPr>
          <w:rFonts w:eastAsia="Calibri" w:cs="Arial"/>
        </w:rPr>
        <w:t xml:space="preserve">s can ensure a smooth and successful transition to a </w:t>
      </w:r>
      <w:proofErr w:type="spellStart"/>
      <w:r w:rsidRPr="00683B6B">
        <w:rPr>
          <w:rFonts w:eastAsia="Calibri" w:cs="Arial"/>
        </w:rPr>
        <w:t>DevSecOps</w:t>
      </w:r>
      <w:proofErr w:type="spellEnd"/>
      <w:r w:rsidRPr="00683B6B">
        <w:rPr>
          <w:rFonts w:eastAsia="Calibri" w:cs="Arial"/>
        </w:rPr>
        <w:t xml:space="preserve"> model, resulting in faster, safer, and more reliable software delivery.</w:t>
      </w:r>
    </w:p>
    <w:p w14:paraId="7B8C20A5" w14:textId="77777777" w:rsidR="00683B6B" w:rsidRDefault="00683B6B" w:rsidP="00683B6B">
      <w:pPr>
        <w:spacing w:after="0"/>
        <w:rPr>
          <w:rFonts w:eastAsia="Calibri" w:cs="Arial"/>
        </w:rPr>
      </w:pPr>
    </w:p>
    <w:p w14:paraId="62BDD527" w14:textId="77777777" w:rsidR="00683B6B" w:rsidRDefault="00683B6B" w:rsidP="00683B6B">
      <w:pPr>
        <w:spacing w:after="0"/>
        <w:rPr>
          <w:rFonts w:eastAsia="Calibri" w:cs="Arial"/>
        </w:rPr>
      </w:pPr>
    </w:p>
    <w:p w14:paraId="0EFB36AE" w14:textId="77777777" w:rsidR="00683B6B" w:rsidRDefault="00683B6B">
      <w:pPr>
        <w:spacing w:after="0" w:line="240" w:lineRule="auto"/>
        <w:rPr>
          <w:rFonts w:eastAsia="Calibri" w:cs="Arial"/>
        </w:rPr>
      </w:pPr>
      <w:r>
        <w:rPr>
          <w:rFonts w:eastAsia="Calibri" w:cs="Arial"/>
        </w:rPr>
        <w:br w:type="page"/>
      </w:r>
    </w:p>
    <w:p w14:paraId="5450EEB1" w14:textId="39973579" w:rsidR="00683B6B" w:rsidRDefault="00683B6B" w:rsidP="00683B6B">
      <w:pPr>
        <w:pStyle w:val="Heading2"/>
      </w:pPr>
      <w:bookmarkStart w:id="9" w:name="_Toc150872266"/>
      <w:proofErr w:type="spellStart"/>
      <w:r w:rsidRPr="00683B6B">
        <w:lastRenderedPageBreak/>
        <w:t>DevSecOps</w:t>
      </w:r>
      <w:proofErr w:type="spellEnd"/>
      <w:r w:rsidRPr="00683B6B">
        <w:t xml:space="preserve"> </w:t>
      </w:r>
      <w:r>
        <w:t>i</w:t>
      </w:r>
      <w:r w:rsidRPr="00683B6B">
        <w:t xml:space="preserve">mplementation </w:t>
      </w:r>
      <w:r>
        <w:t>o</w:t>
      </w:r>
      <w:r w:rsidRPr="00683B6B">
        <w:t>ptions</w:t>
      </w:r>
      <w:bookmarkEnd w:id="9"/>
    </w:p>
    <w:p w14:paraId="657DDDD4" w14:textId="2B131784" w:rsidR="00EE2E7A" w:rsidRDefault="00EE2E7A" w:rsidP="00683B6B">
      <w:r w:rsidRPr="00EE2E7A">
        <w:t xml:space="preserve">Each </w:t>
      </w:r>
      <w:r>
        <w:t xml:space="preserve">of the below </w:t>
      </w:r>
      <w:r w:rsidRPr="00EE2E7A">
        <w:t>option</w:t>
      </w:r>
      <w:r>
        <w:t>s</w:t>
      </w:r>
      <w:r w:rsidRPr="00EE2E7A">
        <w:t xml:space="preserve"> offers a different level of integration and coverage, and the choice depends on the </w:t>
      </w:r>
      <w:r w:rsidR="006B1F79">
        <w:t>d</w:t>
      </w:r>
      <w:r>
        <w:t>epartment’s</w:t>
      </w:r>
      <w:r w:rsidRPr="00EE2E7A">
        <w:t xml:space="preserve"> </w:t>
      </w:r>
      <w:r>
        <w:t>current commitment</w:t>
      </w:r>
      <w:r w:rsidRPr="00EE2E7A">
        <w:t xml:space="preserve"> </w:t>
      </w:r>
      <w:r>
        <w:t xml:space="preserve">on </w:t>
      </w:r>
      <w:r w:rsidRPr="00EE2E7A">
        <w:t xml:space="preserve">needs, resources, and readiness for change. The Minimal Impact Option is suited to start with basic </w:t>
      </w:r>
      <w:proofErr w:type="spellStart"/>
      <w:r w:rsidRPr="00EE2E7A">
        <w:t>DevSecOps</w:t>
      </w:r>
      <w:proofErr w:type="spellEnd"/>
      <w:r w:rsidRPr="00EE2E7A">
        <w:t xml:space="preserve"> practices, the Balanced Option seek</w:t>
      </w:r>
      <w:r>
        <w:t>s</w:t>
      </w:r>
      <w:r w:rsidRPr="00EE2E7A">
        <w:t xml:space="preserve"> a more thorough approach without extensive disruption, and the Comprehensive Option </w:t>
      </w:r>
      <w:r>
        <w:t xml:space="preserve">aims at </w:t>
      </w:r>
      <w:r w:rsidRPr="00EE2E7A">
        <w:t xml:space="preserve">a complete </w:t>
      </w:r>
      <w:proofErr w:type="spellStart"/>
      <w:r w:rsidRPr="00EE2E7A">
        <w:t>DevSecOps</w:t>
      </w:r>
      <w:proofErr w:type="spellEnd"/>
      <w:r w:rsidRPr="00EE2E7A">
        <w:t xml:space="preserve"> transformation.</w:t>
      </w:r>
    </w:p>
    <w:p w14:paraId="4E8AA981" w14:textId="665420E4" w:rsidR="00683B6B" w:rsidRDefault="00EE2E7A" w:rsidP="00683B6B">
      <w:r>
        <w:t xml:space="preserve">The options </w:t>
      </w:r>
      <w:r w:rsidR="00464C4F">
        <w:t xml:space="preserve">are presented as a </w:t>
      </w:r>
      <w:r>
        <w:t>pathway to assist in a prolonged or phased adoption approach.</w:t>
      </w:r>
    </w:p>
    <w:p w14:paraId="34A99D9C" w14:textId="011151DC" w:rsidR="13D5BE12" w:rsidRDefault="13D5BE12">
      <w:r>
        <w:br w:type="page"/>
      </w:r>
    </w:p>
    <w:p w14:paraId="76DFBADC" w14:textId="5F408734" w:rsidR="00683B6B" w:rsidRDefault="00683B6B" w:rsidP="00683B6B">
      <w:pPr>
        <w:pStyle w:val="Heading3"/>
      </w:pPr>
      <w:bookmarkStart w:id="10" w:name="_Toc150872267"/>
      <w:r>
        <w:lastRenderedPageBreak/>
        <w:t>Minimal impact option</w:t>
      </w:r>
      <w:bookmarkEnd w:id="10"/>
    </w:p>
    <w:p w14:paraId="158FBF60" w14:textId="77777777" w:rsidR="00683B6B" w:rsidRDefault="00683B6B" w:rsidP="00683B6B">
      <w:r w:rsidRPr="00F62084">
        <w:rPr>
          <w:b/>
          <w:bCs/>
        </w:rPr>
        <w:t>Objective</w:t>
      </w:r>
      <w:r>
        <w:t xml:space="preserve">: To integrate essential </w:t>
      </w:r>
      <w:proofErr w:type="spellStart"/>
      <w:r>
        <w:t>DevSecOps</w:t>
      </w:r>
      <w:proofErr w:type="spellEnd"/>
      <w:r>
        <w:t xml:space="preserve"> practices with minimal disruption to existing workflows.</w:t>
      </w:r>
    </w:p>
    <w:p w14:paraId="46AD7FDF" w14:textId="77777777" w:rsidR="00683B6B" w:rsidRDefault="00683B6B" w:rsidP="00683B6B">
      <w:r w:rsidRPr="00F62084">
        <w:rPr>
          <w:b/>
          <w:bCs/>
        </w:rPr>
        <w:t>Components</w:t>
      </w:r>
      <w:r>
        <w:t>:</w:t>
      </w:r>
    </w:p>
    <w:p w14:paraId="090F65C6" w14:textId="6A43CB14" w:rsidR="00683B6B" w:rsidRDefault="00683B6B" w:rsidP="00683B6B">
      <w:pPr>
        <w:ind w:left="720"/>
      </w:pPr>
      <w:r>
        <w:t xml:space="preserve">Static Application Security Testing (SAST): Using </w:t>
      </w:r>
      <w:r w:rsidR="00464C4F">
        <w:t xml:space="preserve">Lint, GitHub, </w:t>
      </w:r>
      <w:r>
        <w:t>SonarQube or similar tools for source code analysis.</w:t>
      </w:r>
    </w:p>
    <w:p w14:paraId="2EC02370" w14:textId="77777777" w:rsidR="00683B6B" w:rsidRDefault="00683B6B" w:rsidP="00683B6B">
      <w:pPr>
        <w:ind w:left="720"/>
      </w:pPr>
      <w:r>
        <w:t>Dynamic Application Security Testing (DAST): Implementing automated testing during runtime.</w:t>
      </w:r>
    </w:p>
    <w:p w14:paraId="1C1C569B" w14:textId="77777777" w:rsidR="00683B6B" w:rsidRDefault="00683B6B" w:rsidP="00683B6B">
      <w:pPr>
        <w:ind w:left="720"/>
      </w:pPr>
      <w:r>
        <w:t>Security in Infrastructure as Code: Ensuring secure configurations from the start.</w:t>
      </w:r>
    </w:p>
    <w:p w14:paraId="063346C3" w14:textId="42BCD775" w:rsidR="00683B6B" w:rsidRDefault="00683B6B" w:rsidP="00683B6B">
      <w:pPr>
        <w:ind w:left="720"/>
      </w:pPr>
      <w:r>
        <w:t>Secret Management: U</w:t>
      </w:r>
      <w:r w:rsidR="003630F0">
        <w:t>sing</w:t>
      </w:r>
      <w:r>
        <w:t xml:space="preserve"> tools like Azure Key Vault for secure management of secrets and credentials.</w:t>
      </w:r>
    </w:p>
    <w:p w14:paraId="782E6122" w14:textId="77777777" w:rsidR="00683B6B" w:rsidRDefault="00683B6B" w:rsidP="00683B6B">
      <w:r w:rsidRPr="00F62084">
        <w:rPr>
          <w:b/>
          <w:bCs/>
        </w:rPr>
        <w:t>Benefits</w:t>
      </w:r>
      <w:r>
        <w:t>: Offers a basic level of security integration without major changes to current processes.</w:t>
      </w:r>
    </w:p>
    <w:p w14:paraId="58A20026" w14:textId="168F0023" w:rsidR="00683B6B" w:rsidRDefault="00683B6B" w:rsidP="00683B6B">
      <w:r w:rsidRPr="00F62084">
        <w:rPr>
          <w:b/>
          <w:bCs/>
        </w:rPr>
        <w:t>Challenges</w:t>
      </w:r>
      <w:r>
        <w:t xml:space="preserve">: May not cover all aspects of </w:t>
      </w:r>
      <w:proofErr w:type="spellStart"/>
      <w:r>
        <w:t>DevSecOps</w:t>
      </w:r>
      <w:proofErr w:type="spellEnd"/>
      <w:r>
        <w:t>, leading to potential gaps in security.</w:t>
      </w:r>
    </w:p>
    <w:p w14:paraId="79A7C547" w14:textId="77777777" w:rsidR="00F62084" w:rsidRDefault="00F62084">
      <w:pPr>
        <w:spacing w:after="0" w:line="240" w:lineRule="auto"/>
        <w:rPr>
          <w:rFonts w:cs="Arial"/>
          <w:bCs/>
          <w:color w:val="006B77"/>
          <w:sz w:val="28"/>
          <w:szCs w:val="28"/>
        </w:rPr>
      </w:pPr>
      <w:r>
        <w:br w:type="page"/>
      </w:r>
    </w:p>
    <w:p w14:paraId="3AEA0F88" w14:textId="4F76BFC8" w:rsidR="00683B6B" w:rsidRDefault="00683B6B" w:rsidP="00F62084">
      <w:pPr>
        <w:pStyle w:val="Heading3"/>
      </w:pPr>
      <w:bookmarkStart w:id="11" w:name="_Toc150872268"/>
      <w:r>
        <w:lastRenderedPageBreak/>
        <w:t xml:space="preserve">Balanced </w:t>
      </w:r>
      <w:r w:rsidR="00F62084">
        <w:t>o</w:t>
      </w:r>
      <w:r>
        <w:t>ption</w:t>
      </w:r>
      <w:bookmarkEnd w:id="11"/>
    </w:p>
    <w:p w14:paraId="251F746C" w14:textId="77777777" w:rsidR="00683B6B" w:rsidRDefault="00683B6B" w:rsidP="00683B6B">
      <w:r w:rsidRPr="00F62084">
        <w:rPr>
          <w:b/>
          <w:bCs/>
        </w:rPr>
        <w:t>Objective</w:t>
      </w:r>
      <w:r>
        <w:t>: A more integrated approach that balances security, efficiency, and impact on existing systems.</w:t>
      </w:r>
    </w:p>
    <w:p w14:paraId="42C21BD7" w14:textId="77777777" w:rsidR="00683B6B" w:rsidRDefault="00683B6B" w:rsidP="00683B6B">
      <w:r w:rsidRPr="00F62084">
        <w:rPr>
          <w:b/>
          <w:bCs/>
        </w:rPr>
        <w:t>Components</w:t>
      </w:r>
      <w:r>
        <w:t>:</w:t>
      </w:r>
    </w:p>
    <w:p w14:paraId="2BB2E152" w14:textId="77777777" w:rsidR="00683B6B" w:rsidRPr="00E161E3" w:rsidRDefault="00683B6B" w:rsidP="00F62084">
      <w:pPr>
        <w:ind w:left="720"/>
        <w:rPr>
          <w:i/>
          <w:iCs/>
        </w:rPr>
      </w:pPr>
      <w:r w:rsidRPr="00E161E3">
        <w:rPr>
          <w:i/>
          <w:iCs/>
        </w:rPr>
        <w:t>All components from the Minimal Impact Option.</w:t>
      </w:r>
    </w:p>
    <w:p w14:paraId="087AD4F1" w14:textId="77777777" w:rsidR="00683B6B" w:rsidRDefault="00683B6B" w:rsidP="00F62084">
      <w:pPr>
        <w:ind w:left="720"/>
      </w:pPr>
      <w:r>
        <w:t>Software Supply Chain Management: Managing and securing the software supply chain.</w:t>
      </w:r>
    </w:p>
    <w:p w14:paraId="6B47E655" w14:textId="77777777" w:rsidR="00683B6B" w:rsidRDefault="00683B6B" w:rsidP="00F62084">
      <w:pPr>
        <w:ind w:left="720"/>
      </w:pPr>
      <w:r>
        <w:t>Continuous Integration/Continuous Deployment (CI/CD) Security: Integration of security checks within CI/CD pipelines.</w:t>
      </w:r>
    </w:p>
    <w:p w14:paraId="405C4157" w14:textId="77777777" w:rsidR="00683B6B" w:rsidRDefault="00683B6B" w:rsidP="00F62084">
      <w:pPr>
        <w:ind w:left="720"/>
      </w:pPr>
      <w:r>
        <w:t>Incident Response: Implementing effective incident response mechanisms.</w:t>
      </w:r>
    </w:p>
    <w:p w14:paraId="2E438730" w14:textId="77777777" w:rsidR="00683B6B" w:rsidRDefault="00683B6B" w:rsidP="00683B6B">
      <w:r w:rsidRPr="00F62084">
        <w:rPr>
          <w:b/>
          <w:bCs/>
        </w:rPr>
        <w:t>Benefits</w:t>
      </w:r>
      <w:r>
        <w:t>: Provides a comprehensive security approach while maintaining operational efficiency.</w:t>
      </w:r>
    </w:p>
    <w:p w14:paraId="706ED379" w14:textId="6FA61B72" w:rsidR="00683B6B" w:rsidRDefault="00683B6B" w:rsidP="00683B6B">
      <w:r w:rsidRPr="00F62084">
        <w:rPr>
          <w:b/>
          <w:bCs/>
        </w:rPr>
        <w:t>Challenges</w:t>
      </w:r>
      <w:r>
        <w:t>: Requires more resources and may have a moderate impact on current workflows.</w:t>
      </w:r>
    </w:p>
    <w:p w14:paraId="66B9E80E" w14:textId="77777777" w:rsidR="00F62084" w:rsidRDefault="00F62084" w:rsidP="00683B6B"/>
    <w:p w14:paraId="5FA1F355" w14:textId="77777777" w:rsidR="00F62084" w:rsidRDefault="00F62084">
      <w:pPr>
        <w:spacing w:after="0" w:line="240" w:lineRule="auto"/>
        <w:rPr>
          <w:rFonts w:cs="Arial"/>
          <w:bCs/>
          <w:color w:val="006B77"/>
          <w:sz w:val="28"/>
          <w:szCs w:val="28"/>
        </w:rPr>
      </w:pPr>
      <w:r>
        <w:br w:type="page"/>
      </w:r>
    </w:p>
    <w:p w14:paraId="759E968E" w14:textId="278CCD05" w:rsidR="00F62084" w:rsidRDefault="00F62084" w:rsidP="00F62084">
      <w:pPr>
        <w:pStyle w:val="Heading3"/>
      </w:pPr>
      <w:bookmarkStart w:id="12" w:name="_Toc150872269"/>
      <w:r>
        <w:lastRenderedPageBreak/>
        <w:t>Comprehensive Option</w:t>
      </w:r>
      <w:bookmarkEnd w:id="12"/>
    </w:p>
    <w:p w14:paraId="66C67867" w14:textId="77777777" w:rsidR="00F62084" w:rsidRDefault="00F62084" w:rsidP="00F62084">
      <w:r w:rsidRPr="00F62084">
        <w:rPr>
          <w:b/>
          <w:bCs/>
        </w:rPr>
        <w:t>Objective</w:t>
      </w:r>
      <w:r>
        <w:t xml:space="preserve">: Full-scale implementation for thorough integration of </w:t>
      </w:r>
      <w:proofErr w:type="spellStart"/>
      <w:r>
        <w:t>DevSecOps</w:t>
      </w:r>
      <w:proofErr w:type="spellEnd"/>
      <w:r>
        <w:t>.</w:t>
      </w:r>
    </w:p>
    <w:p w14:paraId="6706073E" w14:textId="77777777" w:rsidR="00F62084" w:rsidRDefault="00F62084" w:rsidP="00F62084">
      <w:r w:rsidRPr="00F62084">
        <w:rPr>
          <w:b/>
          <w:bCs/>
        </w:rPr>
        <w:t>Components</w:t>
      </w:r>
      <w:r>
        <w:t>:</w:t>
      </w:r>
    </w:p>
    <w:p w14:paraId="6D50D114" w14:textId="77777777" w:rsidR="00F62084" w:rsidRPr="00E161E3" w:rsidRDefault="00F62084" w:rsidP="00F62084">
      <w:pPr>
        <w:ind w:left="720"/>
        <w:rPr>
          <w:i/>
          <w:iCs/>
        </w:rPr>
      </w:pPr>
      <w:r w:rsidRPr="00E161E3">
        <w:rPr>
          <w:i/>
          <w:iCs/>
        </w:rPr>
        <w:t>All components from the Balanced Option.</w:t>
      </w:r>
    </w:p>
    <w:p w14:paraId="5071DA42" w14:textId="6E798EEF" w:rsidR="00F62084" w:rsidRDefault="00F62084" w:rsidP="00F62084">
      <w:pPr>
        <w:ind w:left="720"/>
      </w:pPr>
      <w:r>
        <w:t>Container Security: Ensuring the security of containeri</w:t>
      </w:r>
      <w:r w:rsidR="00506F95">
        <w:t>s</w:t>
      </w:r>
      <w:r>
        <w:t>ed applications.</w:t>
      </w:r>
    </w:p>
    <w:p w14:paraId="3ACF08B1" w14:textId="77777777" w:rsidR="00F62084" w:rsidRDefault="00F62084" w:rsidP="00F62084">
      <w:pPr>
        <w:ind w:left="720"/>
      </w:pPr>
      <w:r>
        <w:t>Identity and Access Management (IAM): Managing user access and permissions securely.</w:t>
      </w:r>
    </w:p>
    <w:p w14:paraId="338D4BAA" w14:textId="77777777" w:rsidR="00F62084" w:rsidRDefault="00F62084" w:rsidP="00F62084">
      <w:pPr>
        <w:ind w:left="720"/>
      </w:pPr>
      <w:r>
        <w:t>Security Information and Event Management (SIEM): Real-time monitoring and threat detection.</w:t>
      </w:r>
    </w:p>
    <w:p w14:paraId="4E9C78AC" w14:textId="77777777" w:rsidR="00F62084" w:rsidRDefault="00F62084" w:rsidP="00F62084">
      <w:pPr>
        <w:ind w:left="720"/>
      </w:pPr>
      <w:r>
        <w:t>Security Orchestration Automation and Response (SOAR): Automating incident response and remediation.</w:t>
      </w:r>
    </w:p>
    <w:p w14:paraId="63CE3600" w14:textId="77777777" w:rsidR="00F62084" w:rsidRDefault="00F62084" w:rsidP="00F62084">
      <w:pPr>
        <w:ind w:left="720"/>
      </w:pPr>
      <w:r>
        <w:t>Web Application Firewall (WAF): Additional layer of protection for web applications.</w:t>
      </w:r>
    </w:p>
    <w:p w14:paraId="78FA7DD5" w14:textId="049F61F5" w:rsidR="00F62084" w:rsidRDefault="00F62084" w:rsidP="00F62084">
      <w:pPr>
        <w:ind w:left="720"/>
      </w:pPr>
      <w:r>
        <w:t xml:space="preserve">Threat Intelligence: </w:t>
      </w:r>
      <w:r w:rsidR="00506F95">
        <w:t>Using</w:t>
      </w:r>
      <w:r>
        <w:t xml:space="preserve"> advanced threat intelligence tools.</w:t>
      </w:r>
    </w:p>
    <w:p w14:paraId="3CBA3A6F" w14:textId="77777777" w:rsidR="00F62084" w:rsidRDefault="00F62084" w:rsidP="00F62084">
      <w:pPr>
        <w:ind w:left="720"/>
      </w:pPr>
      <w:r>
        <w:t>Secure Code Review Tools: In-depth code review and vulnerability detection.</w:t>
      </w:r>
    </w:p>
    <w:p w14:paraId="4F607716" w14:textId="77777777" w:rsidR="00F62084" w:rsidRDefault="00F62084" w:rsidP="00F62084">
      <w:r w:rsidRPr="00F62084">
        <w:rPr>
          <w:b/>
          <w:bCs/>
        </w:rPr>
        <w:t>Benefits</w:t>
      </w:r>
      <w:r>
        <w:t xml:space="preserve">: Achieves a high level of security and compliance, covering all aspects of </w:t>
      </w:r>
      <w:proofErr w:type="spellStart"/>
      <w:r>
        <w:t>DevSecOps</w:t>
      </w:r>
      <w:proofErr w:type="spellEnd"/>
      <w:r>
        <w:t>.</w:t>
      </w:r>
    </w:p>
    <w:p w14:paraId="2A27EC7C" w14:textId="42C55AC3" w:rsidR="00F62084" w:rsidRDefault="00F62084" w:rsidP="00F62084">
      <w:r w:rsidRPr="00F62084">
        <w:rPr>
          <w:b/>
          <w:bCs/>
        </w:rPr>
        <w:t>Challenges</w:t>
      </w:r>
      <w:r>
        <w:t>: Could be resource-intensive and may require significant changes to existing processes​​.</w:t>
      </w:r>
    </w:p>
    <w:p w14:paraId="18281371" w14:textId="77777777" w:rsidR="00683B6B" w:rsidRDefault="00683B6B" w:rsidP="00683B6B"/>
    <w:p w14:paraId="3123596F" w14:textId="77777777" w:rsidR="00683B6B" w:rsidRPr="00683B6B" w:rsidRDefault="00683B6B" w:rsidP="00683B6B"/>
    <w:p w14:paraId="3D830832" w14:textId="77777777" w:rsidR="00683B6B" w:rsidRPr="00683B6B" w:rsidRDefault="00683B6B" w:rsidP="00683B6B">
      <w:pPr>
        <w:spacing w:after="0"/>
        <w:rPr>
          <w:rFonts w:eastAsia="Calibri" w:cs="Arial"/>
        </w:rPr>
      </w:pPr>
    </w:p>
    <w:p w14:paraId="122161C2" w14:textId="77777777" w:rsidR="00683B6B" w:rsidRDefault="00683B6B" w:rsidP="00683B6B">
      <w:pPr>
        <w:pStyle w:val="ListParagraph"/>
        <w:numPr>
          <w:ilvl w:val="0"/>
          <w:numId w:val="0"/>
        </w:numPr>
        <w:spacing w:after="0"/>
        <w:ind w:left="714"/>
        <w:rPr>
          <w:rFonts w:eastAsia="Calibri" w:cs="Arial"/>
        </w:rPr>
      </w:pPr>
    </w:p>
    <w:p w14:paraId="6DB8AD70" w14:textId="1C7EBAE6" w:rsidR="00683B6B" w:rsidRPr="00683B6B" w:rsidRDefault="00683B6B" w:rsidP="00683B6B">
      <w:pPr>
        <w:spacing w:after="0" w:line="240" w:lineRule="auto"/>
        <w:rPr>
          <w:rFonts w:eastAsia="Calibri" w:cs="Arial"/>
        </w:rPr>
        <w:sectPr w:rsidR="00683B6B" w:rsidRPr="00683B6B" w:rsidSect="00D67137">
          <w:footerReference w:type="default" r:id="rId17"/>
          <w:headerReference w:type="first" r:id="rId18"/>
          <w:footerReference w:type="first" r:id="rId19"/>
          <w:pgSz w:w="11900" w:h="16840"/>
          <w:pgMar w:top="2098" w:right="2098" w:bottom="1418" w:left="2098" w:header="709" w:footer="709" w:gutter="0"/>
          <w:cols w:space="708"/>
          <w:titlePg/>
          <w:docGrid w:linePitch="360"/>
        </w:sectPr>
      </w:pPr>
      <w:r>
        <w:rPr>
          <w:rFonts w:eastAsia="Calibri" w:cs="Arial"/>
        </w:rPr>
        <w:br w:type="page"/>
      </w:r>
    </w:p>
    <w:p w14:paraId="07D9FF9F" w14:textId="7F87799C" w:rsidR="00683B6B" w:rsidRDefault="00683B6B" w:rsidP="00683B6B">
      <w:pPr>
        <w:pStyle w:val="Heading1"/>
      </w:pPr>
      <w:bookmarkStart w:id="13" w:name="_Toc150872270"/>
      <w:r>
        <w:lastRenderedPageBreak/>
        <w:t>Appendix</w:t>
      </w:r>
      <w:bookmarkEnd w:id="13"/>
    </w:p>
    <w:p w14:paraId="4609764C" w14:textId="0B515BA6" w:rsidR="002E1EA1" w:rsidRDefault="00683B6B" w:rsidP="00812B79">
      <w:pPr>
        <w:pStyle w:val="Heading2"/>
      </w:pPr>
      <w:bookmarkStart w:id="14" w:name="_Toc150872271"/>
      <w:r>
        <w:t>Avai</w:t>
      </w:r>
      <w:r w:rsidR="00F62084">
        <w:t>l</w:t>
      </w:r>
      <w:r>
        <w:t>able</w:t>
      </w:r>
      <w:r w:rsidR="002E1EA1">
        <w:t xml:space="preserve"> tools</w:t>
      </w:r>
      <w:r>
        <w:t xml:space="preserve"> and</w:t>
      </w:r>
      <w:r w:rsidR="002E1EA1">
        <w:t xml:space="preserve"> services</w:t>
      </w:r>
      <w:bookmarkEnd w:id="14"/>
    </w:p>
    <w:p w14:paraId="454E8772" w14:textId="7A3AA10C" w:rsidR="00861273" w:rsidRDefault="00D41A11" w:rsidP="002A0C85">
      <w:pPr>
        <w:keepNext/>
        <w:keepLines/>
      </w:pPr>
      <w:commentRangeStart w:id="15"/>
      <w:commentRangeStart w:id="16"/>
      <w:commentRangeStart w:id="17"/>
      <w:commentRangeStart w:id="18"/>
      <w:r>
        <w:t xml:space="preserve">The table below shows the combination of </w:t>
      </w:r>
      <w:r w:rsidR="00341972">
        <w:t xml:space="preserve">tools that would provide us with minimal, </w:t>
      </w:r>
      <w:r w:rsidR="00E60D5B">
        <w:t>balanced and comprehensive</w:t>
      </w:r>
      <w:r w:rsidR="00341972">
        <w:t xml:space="preserve"> cover.</w:t>
      </w:r>
      <w:commentRangeEnd w:id="15"/>
      <w:r>
        <w:rPr>
          <w:rStyle w:val="CommentReference"/>
        </w:rPr>
        <w:commentReference w:id="15"/>
      </w:r>
      <w:commentRangeEnd w:id="16"/>
      <w:r>
        <w:rPr>
          <w:rStyle w:val="CommentReference"/>
        </w:rPr>
        <w:commentReference w:id="16"/>
      </w:r>
      <w:commentRangeEnd w:id="17"/>
      <w:r>
        <w:rPr>
          <w:rStyle w:val="CommentReference"/>
        </w:rPr>
        <w:commentReference w:id="17"/>
      </w:r>
      <w:commentRangeEnd w:id="18"/>
      <w:r>
        <w:rPr>
          <w:rStyle w:val="CommentReference"/>
        </w:rPr>
        <w:commentReference w:id="18"/>
      </w:r>
      <w:r w:rsidR="001239F4">
        <w:t xml:space="preserve"> </w:t>
      </w:r>
      <w:r>
        <w:br/>
      </w:r>
      <w:r w:rsidR="001239F4" w:rsidRPr="0ACF259B">
        <w:rPr>
          <w:b/>
          <w:bCs/>
        </w:rPr>
        <w:t>Note</w:t>
      </w:r>
      <w:r w:rsidR="001239F4">
        <w:t xml:space="preserve">: The column indicating the presence of an existing service or tool relies is based on a review of Content Manager and </w:t>
      </w:r>
      <w:r w:rsidR="008D5C3F">
        <w:t>is only as current as those records.</w:t>
      </w:r>
    </w:p>
    <w:tbl>
      <w:tblPr>
        <w:tblStyle w:val="Style1"/>
        <w:tblW w:w="0" w:type="auto"/>
        <w:tblLook w:val="04A0" w:firstRow="1" w:lastRow="0" w:firstColumn="1" w:lastColumn="0" w:noHBand="0" w:noVBand="1"/>
      </w:tblPr>
      <w:tblGrid>
        <w:gridCol w:w="4050"/>
        <w:gridCol w:w="1589"/>
        <w:gridCol w:w="1743"/>
        <w:gridCol w:w="2377"/>
        <w:gridCol w:w="1581"/>
        <w:gridCol w:w="1984"/>
      </w:tblGrid>
      <w:tr w:rsidR="00FB6C41" w14:paraId="6628963C" w14:textId="6201E20E" w:rsidTr="5E498783">
        <w:trPr>
          <w:cnfStyle w:val="100000000000" w:firstRow="1" w:lastRow="0" w:firstColumn="0" w:lastColumn="0" w:oddVBand="0" w:evenVBand="0" w:oddHBand="0" w:evenHBand="0" w:firstRowFirstColumn="0" w:firstRowLastColumn="0" w:lastRowFirstColumn="0" w:lastRowLastColumn="0"/>
          <w:trHeight w:val="425"/>
          <w:tblHeader/>
        </w:trPr>
        <w:tc>
          <w:tcPr>
            <w:tcW w:w="4050" w:type="dxa"/>
          </w:tcPr>
          <w:p w14:paraId="1E3A3B5D" w14:textId="77777777" w:rsidR="00FB6C41" w:rsidRDefault="00FB6C41" w:rsidP="00C74BA5">
            <w:pPr>
              <w:spacing w:after="60" w:line="240" w:lineRule="auto"/>
              <w:rPr>
                <w:lang w:eastAsia="en-AU"/>
              </w:rPr>
            </w:pPr>
          </w:p>
        </w:tc>
        <w:tc>
          <w:tcPr>
            <w:tcW w:w="1589" w:type="dxa"/>
            <w:vAlign w:val="center"/>
          </w:tcPr>
          <w:p w14:paraId="3B041303" w14:textId="77777777" w:rsidR="00FB6C41" w:rsidRPr="002B4A61" w:rsidRDefault="00FB6C41" w:rsidP="00C74BA5">
            <w:pPr>
              <w:spacing w:after="60" w:line="240" w:lineRule="auto"/>
              <w:rPr>
                <w:b/>
                <w:bCs/>
                <w:color w:val="007687" w:themeColor="text1"/>
                <w:lang w:eastAsia="en-AU"/>
              </w:rPr>
            </w:pPr>
            <w:r>
              <w:rPr>
                <w:b/>
                <w:bCs/>
                <w:color w:val="007687" w:themeColor="text1"/>
                <w:lang w:eastAsia="en-AU"/>
              </w:rPr>
              <w:t>M</w:t>
            </w:r>
            <w:r w:rsidRPr="002B4A61">
              <w:rPr>
                <w:b/>
                <w:bCs/>
                <w:color w:val="007687" w:themeColor="text1"/>
                <w:lang w:eastAsia="en-AU"/>
              </w:rPr>
              <w:t>inimal cover</w:t>
            </w:r>
          </w:p>
        </w:tc>
        <w:tc>
          <w:tcPr>
            <w:tcW w:w="1743" w:type="dxa"/>
            <w:vAlign w:val="center"/>
          </w:tcPr>
          <w:p w14:paraId="265A24B8" w14:textId="40C3A675" w:rsidR="00FB6C41" w:rsidRPr="002B4A61" w:rsidRDefault="008A04F5" w:rsidP="00C74BA5">
            <w:pPr>
              <w:spacing w:after="60" w:line="240" w:lineRule="auto"/>
              <w:rPr>
                <w:b/>
                <w:bCs/>
                <w:color w:val="007687" w:themeColor="text1"/>
                <w:lang w:eastAsia="en-AU"/>
              </w:rPr>
            </w:pPr>
            <w:r>
              <w:rPr>
                <w:b/>
                <w:bCs/>
                <w:color w:val="007687" w:themeColor="text1"/>
                <w:lang w:eastAsia="en-AU"/>
              </w:rPr>
              <w:t>Balanced</w:t>
            </w:r>
            <w:r w:rsidR="00FB6C41" w:rsidRPr="002B4A61">
              <w:rPr>
                <w:b/>
                <w:bCs/>
                <w:color w:val="007687" w:themeColor="text1"/>
                <w:lang w:eastAsia="en-AU"/>
              </w:rPr>
              <w:t xml:space="preserve"> cover</w:t>
            </w:r>
          </w:p>
        </w:tc>
        <w:tc>
          <w:tcPr>
            <w:tcW w:w="2377" w:type="dxa"/>
            <w:vAlign w:val="center"/>
          </w:tcPr>
          <w:p w14:paraId="6B3F7D62" w14:textId="36618A80" w:rsidR="00FB6C41" w:rsidRPr="002B4A61" w:rsidRDefault="00E60D5B" w:rsidP="00C74BA5">
            <w:pPr>
              <w:spacing w:after="60" w:line="240" w:lineRule="auto"/>
              <w:rPr>
                <w:b/>
                <w:bCs/>
                <w:color w:val="007687" w:themeColor="text1"/>
                <w:lang w:eastAsia="en-AU"/>
              </w:rPr>
            </w:pPr>
            <w:r>
              <w:rPr>
                <w:b/>
                <w:bCs/>
                <w:color w:val="007687" w:themeColor="text1"/>
                <w:lang w:eastAsia="en-AU"/>
              </w:rPr>
              <w:t>Comprehensive</w:t>
            </w:r>
            <w:r w:rsidR="00FB6C41" w:rsidRPr="002B4A61">
              <w:rPr>
                <w:b/>
                <w:bCs/>
                <w:color w:val="007687" w:themeColor="text1"/>
                <w:lang w:eastAsia="en-AU"/>
              </w:rPr>
              <w:t xml:space="preserve"> cover</w:t>
            </w:r>
          </w:p>
        </w:tc>
        <w:tc>
          <w:tcPr>
            <w:tcW w:w="1581" w:type="dxa"/>
            <w:vAlign w:val="center"/>
          </w:tcPr>
          <w:p w14:paraId="7DBA10EF" w14:textId="77777777" w:rsidR="00FB6C41" w:rsidRPr="002B4A61" w:rsidRDefault="00FB6C41" w:rsidP="00C74BA5">
            <w:pPr>
              <w:spacing w:after="60" w:line="240" w:lineRule="auto"/>
              <w:rPr>
                <w:b/>
                <w:bCs/>
                <w:color w:val="007687" w:themeColor="text1"/>
                <w:lang w:eastAsia="en-AU"/>
              </w:rPr>
            </w:pPr>
            <w:r>
              <w:rPr>
                <w:b/>
                <w:bCs/>
                <w:color w:val="007687" w:themeColor="text1"/>
                <w:lang w:eastAsia="en-AU"/>
              </w:rPr>
              <w:t>Existing in DoE</w:t>
            </w:r>
          </w:p>
        </w:tc>
        <w:tc>
          <w:tcPr>
            <w:tcW w:w="1984" w:type="dxa"/>
            <w:vAlign w:val="bottom"/>
          </w:tcPr>
          <w:p w14:paraId="7D4A22CD" w14:textId="10B3308F" w:rsidR="00FB6C41" w:rsidRDefault="00FB6C41" w:rsidP="00C74BA5">
            <w:pPr>
              <w:spacing w:after="60" w:line="240" w:lineRule="auto"/>
              <w:rPr>
                <w:b/>
                <w:bCs/>
                <w:color w:val="007687" w:themeColor="text1"/>
                <w:lang w:eastAsia="en-AU"/>
              </w:rPr>
            </w:pPr>
            <w:r>
              <w:rPr>
                <w:b/>
                <w:bCs/>
                <w:color w:val="007687" w:themeColor="text1"/>
                <w:lang w:eastAsia="en-AU"/>
              </w:rPr>
              <w:t>Provider/tool</w:t>
            </w:r>
          </w:p>
        </w:tc>
      </w:tr>
      <w:tr w:rsidR="00FB6C41" w14:paraId="71FD9EAA" w14:textId="2920DF2E" w:rsidTr="5E498783">
        <w:trPr>
          <w:cnfStyle w:val="000000100000" w:firstRow="0" w:lastRow="0" w:firstColumn="0" w:lastColumn="0" w:oddVBand="0" w:evenVBand="0" w:oddHBand="1" w:evenHBand="0" w:firstRowFirstColumn="0" w:firstRowLastColumn="0" w:lastRowFirstColumn="0" w:lastRowLastColumn="0"/>
        </w:trPr>
        <w:tc>
          <w:tcPr>
            <w:tcW w:w="4050" w:type="dxa"/>
          </w:tcPr>
          <w:p w14:paraId="3E186DEA" w14:textId="77777777" w:rsidR="00FB6C41" w:rsidRDefault="00FB6C41" w:rsidP="00C74BA5">
            <w:pPr>
              <w:spacing w:after="60" w:line="240" w:lineRule="auto"/>
              <w:rPr>
                <w:lang w:eastAsia="en-AU"/>
              </w:rPr>
            </w:pPr>
            <w:r>
              <w:rPr>
                <w:lang w:eastAsia="en-AU"/>
              </w:rPr>
              <w:t>Static application security testing (SAST)</w:t>
            </w:r>
          </w:p>
        </w:tc>
        <w:tc>
          <w:tcPr>
            <w:tcW w:w="1589" w:type="dxa"/>
          </w:tcPr>
          <w:p w14:paraId="4A3D75FC"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743" w:type="dxa"/>
          </w:tcPr>
          <w:p w14:paraId="32E4256E"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2377" w:type="dxa"/>
          </w:tcPr>
          <w:p w14:paraId="757CC17A"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581" w:type="dxa"/>
          </w:tcPr>
          <w:p w14:paraId="4E176153" w14:textId="57196E10"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984" w:type="dxa"/>
          </w:tcPr>
          <w:p w14:paraId="6D1EB2DD" w14:textId="5EF85FBD" w:rsidR="00FB6C41" w:rsidRDefault="00FB6C41" w:rsidP="00C74BA5">
            <w:pPr>
              <w:spacing w:after="60" w:line="240" w:lineRule="auto"/>
              <w:rPr>
                <w:rFonts w:ascii="Wingdings" w:eastAsia="Wingdings" w:hAnsi="Wingdings" w:cs="Wingdings"/>
                <w:lang w:eastAsia="en-AU"/>
              </w:rPr>
            </w:pPr>
            <w:r w:rsidRPr="3FC9761C">
              <w:rPr>
                <w:lang w:eastAsia="en-AU"/>
              </w:rPr>
              <w:t>SonarQube</w:t>
            </w:r>
            <w:r w:rsidRPr="00A73FA2">
              <w:rPr>
                <w:vertAlign w:val="superscript"/>
                <w:lang w:eastAsia="en-AU"/>
              </w:rPr>
              <w:t>*</w:t>
            </w:r>
          </w:p>
        </w:tc>
      </w:tr>
      <w:tr w:rsidR="00FB6C41" w14:paraId="50187699" w14:textId="1BCC835B" w:rsidTr="5E498783">
        <w:tc>
          <w:tcPr>
            <w:tcW w:w="4050" w:type="dxa"/>
          </w:tcPr>
          <w:p w14:paraId="29BCE714" w14:textId="77777777" w:rsidR="00FB6C41" w:rsidRDefault="00FB6C41" w:rsidP="00C74BA5">
            <w:pPr>
              <w:spacing w:after="60" w:line="240" w:lineRule="auto"/>
              <w:rPr>
                <w:lang w:eastAsia="en-AU"/>
              </w:rPr>
            </w:pPr>
            <w:r>
              <w:rPr>
                <w:lang w:eastAsia="en-AU"/>
              </w:rPr>
              <w:t xml:space="preserve">Source composition analysis </w:t>
            </w:r>
          </w:p>
        </w:tc>
        <w:tc>
          <w:tcPr>
            <w:tcW w:w="1589" w:type="dxa"/>
          </w:tcPr>
          <w:p w14:paraId="4EF9C5E7"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743" w:type="dxa"/>
          </w:tcPr>
          <w:p w14:paraId="5F2A0E60"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2377" w:type="dxa"/>
          </w:tcPr>
          <w:p w14:paraId="6B766272"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581" w:type="dxa"/>
            <w:shd w:val="clear" w:color="auto" w:fill="F9B678" w:themeFill="accent4" w:themeFillTint="99"/>
          </w:tcPr>
          <w:p w14:paraId="37ABACFF" w14:textId="32687274" w:rsidR="00FB6C41" w:rsidRDefault="00FB6C41" w:rsidP="00C74BA5">
            <w:pPr>
              <w:spacing w:after="60" w:line="240" w:lineRule="auto"/>
              <w:jc w:val="center"/>
              <w:rPr>
                <w:lang w:eastAsia="en-AU"/>
              </w:rPr>
            </w:pPr>
            <w:r w:rsidRPr="59EC05FE">
              <w:rPr>
                <w:lang w:eastAsia="en-AU"/>
              </w:rPr>
              <w:t>No</w:t>
            </w:r>
          </w:p>
        </w:tc>
        <w:tc>
          <w:tcPr>
            <w:tcW w:w="1984" w:type="dxa"/>
            <w:shd w:val="clear" w:color="auto" w:fill="F9B678" w:themeFill="accent4" w:themeFillTint="99"/>
          </w:tcPr>
          <w:p w14:paraId="0FD7FD6C" w14:textId="523F07C2" w:rsidR="00FB6C41" w:rsidRPr="59EC05FE" w:rsidRDefault="00FB6C41" w:rsidP="00F15B2C">
            <w:pPr>
              <w:spacing w:after="60" w:line="240" w:lineRule="auto"/>
              <w:rPr>
                <w:lang w:eastAsia="en-AU"/>
              </w:rPr>
            </w:pPr>
            <w:r>
              <w:rPr>
                <w:lang w:eastAsia="en-AU"/>
              </w:rPr>
              <w:t>-</w:t>
            </w:r>
          </w:p>
        </w:tc>
      </w:tr>
      <w:tr w:rsidR="00FB6C41" w14:paraId="4012B30F" w14:textId="46155256" w:rsidTr="5E498783">
        <w:trPr>
          <w:cnfStyle w:val="000000100000" w:firstRow="0" w:lastRow="0" w:firstColumn="0" w:lastColumn="0" w:oddVBand="0" w:evenVBand="0" w:oddHBand="1" w:evenHBand="0" w:firstRowFirstColumn="0" w:firstRowLastColumn="0" w:lastRowFirstColumn="0" w:lastRowLastColumn="0"/>
        </w:trPr>
        <w:tc>
          <w:tcPr>
            <w:tcW w:w="4050" w:type="dxa"/>
          </w:tcPr>
          <w:p w14:paraId="558A9BC1" w14:textId="77777777" w:rsidR="00FB6C41" w:rsidRDefault="00FB6C41" w:rsidP="00C74BA5">
            <w:pPr>
              <w:spacing w:after="60" w:line="240" w:lineRule="auto"/>
              <w:rPr>
                <w:lang w:eastAsia="en-AU"/>
              </w:rPr>
            </w:pPr>
            <w:r>
              <w:rPr>
                <w:lang w:eastAsia="en-AU"/>
              </w:rPr>
              <w:t xml:space="preserve">Dynamic application security testing (DAST)  </w:t>
            </w:r>
          </w:p>
        </w:tc>
        <w:tc>
          <w:tcPr>
            <w:tcW w:w="1589" w:type="dxa"/>
          </w:tcPr>
          <w:p w14:paraId="41862297"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743" w:type="dxa"/>
          </w:tcPr>
          <w:p w14:paraId="51E9CEC6"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2377" w:type="dxa"/>
          </w:tcPr>
          <w:p w14:paraId="11AE6C8E"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581" w:type="dxa"/>
          </w:tcPr>
          <w:p w14:paraId="6B874944" w14:textId="05A03009"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984" w:type="dxa"/>
          </w:tcPr>
          <w:p w14:paraId="3B0494A5" w14:textId="5067B24E" w:rsidR="00FB6C41" w:rsidRDefault="00FB6C41" w:rsidP="00C74BA5">
            <w:pPr>
              <w:spacing w:after="60" w:line="240" w:lineRule="auto"/>
              <w:rPr>
                <w:rFonts w:ascii="Wingdings" w:eastAsia="Wingdings" w:hAnsi="Wingdings" w:cs="Wingdings"/>
                <w:lang w:eastAsia="en-AU"/>
              </w:rPr>
            </w:pPr>
            <w:r w:rsidRPr="3FC9761C">
              <w:rPr>
                <w:lang w:eastAsia="en-AU"/>
              </w:rPr>
              <w:t>SonarQube</w:t>
            </w:r>
            <w:r w:rsidRPr="00A73FA2">
              <w:rPr>
                <w:vertAlign w:val="superscript"/>
                <w:lang w:eastAsia="en-AU"/>
              </w:rPr>
              <w:t>*</w:t>
            </w:r>
          </w:p>
        </w:tc>
      </w:tr>
      <w:tr w:rsidR="00FB6C41" w14:paraId="0652C8C2" w14:textId="2E0FFBB6" w:rsidTr="00F96F87">
        <w:tc>
          <w:tcPr>
            <w:tcW w:w="4050" w:type="dxa"/>
          </w:tcPr>
          <w:p w14:paraId="286C1BF2" w14:textId="77777777" w:rsidR="00FB6C41" w:rsidRDefault="00FB6C41" w:rsidP="00C74BA5">
            <w:pPr>
              <w:spacing w:after="60" w:line="240" w:lineRule="auto"/>
              <w:rPr>
                <w:lang w:eastAsia="en-AU"/>
              </w:rPr>
            </w:pPr>
            <w:r>
              <w:rPr>
                <w:lang w:eastAsia="en-AU"/>
              </w:rPr>
              <w:t>Security in Infrastructure as Code</w:t>
            </w:r>
          </w:p>
        </w:tc>
        <w:tc>
          <w:tcPr>
            <w:tcW w:w="1589" w:type="dxa"/>
          </w:tcPr>
          <w:p w14:paraId="5678D00E"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743" w:type="dxa"/>
          </w:tcPr>
          <w:p w14:paraId="73D28B50"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2377" w:type="dxa"/>
          </w:tcPr>
          <w:p w14:paraId="6F378148"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581" w:type="dxa"/>
          </w:tcPr>
          <w:p w14:paraId="3F67A5DC" w14:textId="7403F647" w:rsidR="00FB6C41" w:rsidRDefault="00F96F87" w:rsidP="00C74BA5">
            <w:pPr>
              <w:spacing w:after="60" w:line="240" w:lineRule="auto"/>
              <w:jc w:val="center"/>
              <w:rPr>
                <w:lang w:eastAsia="en-AU"/>
              </w:rPr>
            </w:pPr>
            <w:r>
              <w:rPr>
                <w:rFonts w:ascii="Wingdings" w:eastAsia="Wingdings" w:hAnsi="Wingdings" w:cs="Wingdings"/>
                <w:lang w:eastAsia="en-AU"/>
              </w:rPr>
              <w:t></w:t>
            </w:r>
          </w:p>
        </w:tc>
        <w:tc>
          <w:tcPr>
            <w:tcW w:w="1984" w:type="dxa"/>
          </w:tcPr>
          <w:p w14:paraId="36384FA2" w14:textId="01611378" w:rsidR="00FB6C41" w:rsidRPr="59EC05FE" w:rsidRDefault="3A9AA509" w:rsidP="00C74BA5">
            <w:pPr>
              <w:spacing w:after="60" w:line="240" w:lineRule="auto"/>
              <w:rPr>
                <w:rFonts w:ascii="Wingdings" w:eastAsia="Wingdings" w:hAnsi="Wingdings" w:cs="Wingdings"/>
                <w:lang w:eastAsia="en-AU"/>
              </w:rPr>
            </w:pPr>
            <w:r w:rsidRPr="5E498783">
              <w:rPr>
                <w:lang w:eastAsia="en-AU"/>
              </w:rPr>
              <w:t>SonarQube</w:t>
            </w:r>
            <w:r w:rsidRPr="5E498783">
              <w:rPr>
                <w:vertAlign w:val="superscript"/>
                <w:lang w:eastAsia="en-AU"/>
              </w:rPr>
              <w:t>*</w:t>
            </w:r>
          </w:p>
        </w:tc>
      </w:tr>
      <w:tr w:rsidR="5E498783" w14:paraId="3FAF7A6F" w14:textId="77777777" w:rsidTr="5E498783">
        <w:trPr>
          <w:cnfStyle w:val="000000100000" w:firstRow="0" w:lastRow="0" w:firstColumn="0" w:lastColumn="0" w:oddVBand="0" w:evenVBand="0" w:oddHBand="1" w:evenHBand="0" w:firstRowFirstColumn="0" w:firstRowLastColumn="0" w:lastRowFirstColumn="0" w:lastRowLastColumn="0"/>
          <w:trHeight w:val="375"/>
        </w:trPr>
        <w:tc>
          <w:tcPr>
            <w:tcW w:w="4050" w:type="dxa"/>
          </w:tcPr>
          <w:p w14:paraId="70DDA44A" w14:textId="1D79FF44" w:rsidR="74287C1B" w:rsidRDefault="74287C1B" w:rsidP="00C74BA5">
            <w:pPr>
              <w:spacing w:after="60"/>
              <w:rPr>
                <w:lang w:eastAsia="en-AU"/>
              </w:rPr>
            </w:pPr>
            <w:r w:rsidRPr="5E498783">
              <w:rPr>
                <w:lang w:eastAsia="en-AU"/>
              </w:rPr>
              <w:t xml:space="preserve">Software </w:t>
            </w:r>
            <w:r w:rsidR="00666553">
              <w:rPr>
                <w:lang w:eastAsia="en-AU"/>
              </w:rPr>
              <w:t>s</w:t>
            </w:r>
            <w:r w:rsidRPr="5E498783">
              <w:rPr>
                <w:lang w:eastAsia="en-AU"/>
              </w:rPr>
              <w:t xml:space="preserve">upply </w:t>
            </w:r>
            <w:r w:rsidR="00666553">
              <w:rPr>
                <w:lang w:eastAsia="en-AU"/>
              </w:rPr>
              <w:t>c</w:t>
            </w:r>
            <w:r w:rsidRPr="5E498783">
              <w:rPr>
                <w:lang w:eastAsia="en-AU"/>
              </w:rPr>
              <w:t xml:space="preserve">hain </w:t>
            </w:r>
            <w:r w:rsidR="00666553">
              <w:rPr>
                <w:lang w:eastAsia="en-AU"/>
              </w:rPr>
              <w:t>m</w:t>
            </w:r>
            <w:r w:rsidRPr="5E498783">
              <w:rPr>
                <w:lang w:eastAsia="en-AU"/>
              </w:rPr>
              <w:t>anagement</w:t>
            </w:r>
          </w:p>
        </w:tc>
        <w:tc>
          <w:tcPr>
            <w:tcW w:w="1589" w:type="dxa"/>
          </w:tcPr>
          <w:p w14:paraId="3D1F0D39" w14:textId="6D52C9C2" w:rsidR="3F4477A4" w:rsidRDefault="3F4477A4" w:rsidP="00C74BA5">
            <w:pPr>
              <w:spacing w:after="60" w:line="240" w:lineRule="auto"/>
              <w:jc w:val="center"/>
              <w:rPr>
                <w:lang w:eastAsia="en-AU"/>
              </w:rPr>
            </w:pPr>
            <w:r w:rsidRPr="5E498783">
              <w:rPr>
                <w:rFonts w:ascii="Wingdings" w:eastAsia="Wingdings" w:hAnsi="Wingdings" w:cs="Wingdings"/>
                <w:lang w:eastAsia="en-AU"/>
              </w:rPr>
              <w:t></w:t>
            </w:r>
          </w:p>
        </w:tc>
        <w:tc>
          <w:tcPr>
            <w:tcW w:w="1743" w:type="dxa"/>
          </w:tcPr>
          <w:p w14:paraId="1411F687" w14:textId="0951BBA7" w:rsidR="3F4477A4" w:rsidRDefault="3F4477A4" w:rsidP="00C74BA5">
            <w:pPr>
              <w:spacing w:after="60" w:line="240" w:lineRule="auto"/>
              <w:jc w:val="center"/>
              <w:rPr>
                <w:lang w:eastAsia="en-AU"/>
              </w:rPr>
            </w:pPr>
            <w:r w:rsidRPr="5E498783">
              <w:rPr>
                <w:rFonts w:ascii="Wingdings" w:eastAsia="Wingdings" w:hAnsi="Wingdings" w:cs="Wingdings"/>
                <w:lang w:eastAsia="en-AU"/>
              </w:rPr>
              <w:t></w:t>
            </w:r>
          </w:p>
        </w:tc>
        <w:tc>
          <w:tcPr>
            <w:tcW w:w="2377" w:type="dxa"/>
          </w:tcPr>
          <w:p w14:paraId="444EB32A" w14:textId="4EFC8302" w:rsidR="3F4477A4" w:rsidRDefault="3F4477A4" w:rsidP="00C74BA5">
            <w:pPr>
              <w:spacing w:after="60" w:line="240" w:lineRule="auto"/>
              <w:jc w:val="center"/>
              <w:rPr>
                <w:lang w:eastAsia="en-AU"/>
              </w:rPr>
            </w:pPr>
            <w:r w:rsidRPr="5E498783">
              <w:rPr>
                <w:rFonts w:ascii="Wingdings" w:eastAsia="Wingdings" w:hAnsi="Wingdings" w:cs="Wingdings"/>
                <w:lang w:eastAsia="en-AU"/>
              </w:rPr>
              <w:t></w:t>
            </w:r>
          </w:p>
        </w:tc>
        <w:tc>
          <w:tcPr>
            <w:tcW w:w="1581" w:type="dxa"/>
            <w:shd w:val="clear" w:color="auto" w:fill="F9B678" w:themeFill="accent4" w:themeFillTint="99"/>
          </w:tcPr>
          <w:p w14:paraId="4A791E1F" w14:textId="65D51F36" w:rsidR="3F4477A4" w:rsidRDefault="3F4477A4" w:rsidP="00C74BA5">
            <w:pPr>
              <w:spacing w:after="60" w:line="240" w:lineRule="auto"/>
              <w:jc w:val="center"/>
              <w:rPr>
                <w:lang w:eastAsia="en-AU"/>
              </w:rPr>
            </w:pPr>
            <w:r w:rsidRPr="5E498783">
              <w:rPr>
                <w:lang w:eastAsia="en-AU"/>
              </w:rPr>
              <w:t>No</w:t>
            </w:r>
          </w:p>
        </w:tc>
        <w:tc>
          <w:tcPr>
            <w:tcW w:w="1984" w:type="dxa"/>
            <w:shd w:val="clear" w:color="auto" w:fill="F9B678" w:themeFill="accent4" w:themeFillTint="99"/>
          </w:tcPr>
          <w:p w14:paraId="2C4E4C48" w14:textId="2883F53F" w:rsidR="3F4477A4" w:rsidRDefault="3F4477A4" w:rsidP="00F15B2C">
            <w:pPr>
              <w:spacing w:after="60" w:line="240" w:lineRule="auto"/>
              <w:rPr>
                <w:lang w:eastAsia="en-AU"/>
              </w:rPr>
            </w:pPr>
            <w:r w:rsidRPr="5E498783">
              <w:rPr>
                <w:lang w:eastAsia="en-AU"/>
              </w:rPr>
              <w:t>-</w:t>
            </w:r>
          </w:p>
        </w:tc>
      </w:tr>
      <w:tr w:rsidR="00FB6C41" w14:paraId="11F189A6" w14:textId="10940037" w:rsidTr="5E498783">
        <w:tc>
          <w:tcPr>
            <w:tcW w:w="4050" w:type="dxa"/>
          </w:tcPr>
          <w:p w14:paraId="30EC7A2B" w14:textId="77777777" w:rsidR="00FB6C41" w:rsidRDefault="00FB6C41" w:rsidP="00C74BA5">
            <w:pPr>
              <w:spacing w:after="60" w:line="240" w:lineRule="auto"/>
              <w:rPr>
                <w:lang w:eastAsia="en-AU"/>
              </w:rPr>
            </w:pPr>
            <w:r>
              <w:rPr>
                <w:lang w:eastAsia="en-AU"/>
              </w:rPr>
              <w:t>Secret management</w:t>
            </w:r>
          </w:p>
        </w:tc>
        <w:tc>
          <w:tcPr>
            <w:tcW w:w="1589" w:type="dxa"/>
          </w:tcPr>
          <w:p w14:paraId="7B17863B"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743" w:type="dxa"/>
          </w:tcPr>
          <w:p w14:paraId="508571A1"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2377" w:type="dxa"/>
          </w:tcPr>
          <w:p w14:paraId="2A65126B"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581" w:type="dxa"/>
          </w:tcPr>
          <w:p w14:paraId="0280600D" w14:textId="6D5F8309"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984" w:type="dxa"/>
          </w:tcPr>
          <w:p w14:paraId="18D8EA0B" w14:textId="72C7BE2A" w:rsidR="00FB6C41" w:rsidRDefault="00FB6C41" w:rsidP="00C74BA5">
            <w:pPr>
              <w:spacing w:after="60" w:line="240" w:lineRule="auto"/>
              <w:rPr>
                <w:rFonts w:ascii="Wingdings" w:eastAsia="Wingdings" w:hAnsi="Wingdings" w:cs="Wingdings"/>
                <w:lang w:eastAsia="en-AU"/>
              </w:rPr>
            </w:pPr>
            <w:r w:rsidRPr="7700BABE">
              <w:rPr>
                <w:lang w:eastAsia="en-AU"/>
              </w:rPr>
              <w:t>Azure DevOps</w:t>
            </w:r>
            <w:r>
              <w:rPr>
                <w:lang w:eastAsia="en-AU"/>
              </w:rPr>
              <w:t xml:space="preserve"> &amp; </w:t>
            </w:r>
            <w:r w:rsidRPr="7700BABE">
              <w:rPr>
                <w:lang w:eastAsia="en-AU"/>
              </w:rPr>
              <w:t>Azure Key Vault</w:t>
            </w:r>
          </w:p>
        </w:tc>
      </w:tr>
      <w:tr w:rsidR="00FB6C41" w14:paraId="1D2CC0C3" w14:textId="07F956D1" w:rsidTr="5E498783">
        <w:trPr>
          <w:cnfStyle w:val="000000100000" w:firstRow="0" w:lastRow="0" w:firstColumn="0" w:lastColumn="0" w:oddVBand="0" w:evenVBand="0" w:oddHBand="1" w:evenHBand="0" w:firstRowFirstColumn="0" w:firstRowLastColumn="0" w:lastRowFirstColumn="0" w:lastRowLastColumn="0"/>
        </w:trPr>
        <w:tc>
          <w:tcPr>
            <w:tcW w:w="4050" w:type="dxa"/>
          </w:tcPr>
          <w:p w14:paraId="7A3A5E40" w14:textId="77777777" w:rsidR="00FB6C41" w:rsidRDefault="00FB6C41" w:rsidP="00C74BA5">
            <w:pPr>
              <w:spacing w:after="60" w:line="240" w:lineRule="auto"/>
              <w:rPr>
                <w:lang w:eastAsia="en-AU"/>
              </w:rPr>
            </w:pPr>
            <w:r>
              <w:rPr>
                <w:lang w:eastAsia="en-AU"/>
              </w:rPr>
              <w:t>Continuous integration/continuous deployment (CI/CD) security</w:t>
            </w:r>
          </w:p>
        </w:tc>
        <w:tc>
          <w:tcPr>
            <w:tcW w:w="1589" w:type="dxa"/>
          </w:tcPr>
          <w:p w14:paraId="2C3EAFE4" w14:textId="77777777" w:rsidR="00FB6C41" w:rsidRDefault="00FB6C41" w:rsidP="00C74BA5">
            <w:pPr>
              <w:spacing w:after="60" w:line="240" w:lineRule="auto"/>
              <w:jc w:val="center"/>
              <w:rPr>
                <w:lang w:eastAsia="en-AU"/>
              </w:rPr>
            </w:pPr>
          </w:p>
        </w:tc>
        <w:tc>
          <w:tcPr>
            <w:tcW w:w="1743" w:type="dxa"/>
          </w:tcPr>
          <w:p w14:paraId="7BEE945E"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2377" w:type="dxa"/>
          </w:tcPr>
          <w:p w14:paraId="0ABED27D"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581" w:type="dxa"/>
          </w:tcPr>
          <w:p w14:paraId="559DAE18" w14:textId="0432F233"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984" w:type="dxa"/>
          </w:tcPr>
          <w:p w14:paraId="038438B1" w14:textId="278DA485" w:rsidR="00FB6C41" w:rsidRDefault="00FB6C41" w:rsidP="00C74BA5">
            <w:pPr>
              <w:spacing w:after="60" w:line="240" w:lineRule="auto"/>
              <w:rPr>
                <w:rFonts w:ascii="Wingdings" w:eastAsia="Wingdings" w:hAnsi="Wingdings" w:cs="Wingdings"/>
                <w:lang w:eastAsia="en-AU"/>
              </w:rPr>
            </w:pPr>
            <w:r w:rsidRPr="3FC9761C">
              <w:rPr>
                <w:lang w:eastAsia="en-AU"/>
              </w:rPr>
              <w:t>SonarQube</w:t>
            </w:r>
          </w:p>
        </w:tc>
      </w:tr>
      <w:tr w:rsidR="00FB6C41" w14:paraId="1F9D201A" w14:textId="46AF379E" w:rsidTr="5E498783">
        <w:tc>
          <w:tcPr>
            <w:tcW w:w="4050" w:type="dxa"/>
          </w:tcPr>
          <w:p w14:paraId="58EBBDD9" w14:textId="77777777" w:rsidR="00FB6C41" w:rsidRDefault="00FB6C41" w:rsidP="00C74BA5">
            <w:pPr>
              <w:spacing w:after="60" w:line="240" w:lineRule="auto"/>
              <w:rPr>
                <w:lang w:eastAsia="en-AU"/>
              </w:rPr>
            </w:pPr>
            <w:r>
              <w:rPr>
                <w:lang w:eastAsia="en-AU"/>
              </w:rPr>
              <w:lastRenderedPageBreak/>
              <w:t>Incident response</w:t>
            </w:r>
          </w:p>
        </w:tc>
        <w:tc>
          <w:tcPr>
            <w:tcW w:w="1589" w:type="dxa"/>
          </w:tcPr>
          <w:p w14:paraId="66DF12D5" w14:textId="77777777" w:rsidR="00FB6C41" w:rsidRDefault="00FB6C41" w:rsidP="00C74BA5">
            <w:pPr>
              <w:spacing w:after="60" w:line="240" w:lineRule="auto"/>
              <w:jc w:val="center"/>
              <w:rPr>
                <w:lang w:eastAsia="en-AU"/>
              </w:rPr>
            </w:pPr>
          </w:p>
        </w:tc>
        <w:tc>
          <w:tcPr>
            <w:tcW w:w="1743" w:type="dxa"/>
          </w:tcPr>
          <w:p w14:paraId="16E26FE4"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2377" w:type="dxa"/>
          </w:tcPr>
          <w:p w14:paraId="07EB30A2"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581" w:type="dxa"/>
            <w:shd w:val="clear" w:color="auto" w:fill="FDE6D2" w:themeFill="accent4" w:themeFillTint="33"/>
          </w:tcPr>
          <w:p w14:paraId="64B5702B" w14:textId="1B748083" w:rsidR="00FB6C41" w:rsidRDefault="00FB6C41" w:rsidP="00C74BA5">
            <w:pPr>
              <w:spacing w:after="60" w:line="240" w:lineRule="auto"/>
              <w:jc w:val="center"/>
              <w:rPr>
                <w:lang w:eastAsia="en-AU"/>
              </w:rPr>
            </w:pPr>
            <w:r w:rsidRPr="59EC05FE">
              <w:rPr>
                <w:lang w:eastAsia="en-AU"/>
              </w:rPr>
              <w:t>No</w:t>
            </w:r>
          </w:p>
        </w:tc>
        <w:tc>
          <w:tcPr>
            <w:tcW w:w="1984" w:type="dxa"/>
            <w:shd w:val="clear" w:color="auto" w:fill="FDE6D2" w:themeFill="accent4" w:themeFillTint="33"/>
          </w:tcPr>
          <w:p w14:paraId="4AF59006" w14:textId="011F027A" w:rsidR="00FB6C41" w:rsidRPr="59EC05FE" w:rsidRDefault="00FB6C41" w:rsidP="00F15B2C">
            <w:pPr>
              <w:spacing w:after="60" w:line="240" w:lineRule="auto"/>
              <w:rPr>
                <w:lang w:eastAsia="en-AU"/>
              </w:rPr>
            </w:pPr>
            <w:r>
              <w:rPr>
                <w:lang w:eastAsia="en-AU"/>
              </w:rPr>
              <w:t>-</w:t>
            </w:r>
          </w:p>
        </w:tc>
      </w:tr>
      <w:tr w:rsidR="00FB6C41" w14:paraId="15688260" w14:textId="2DD9141A" w:rsidTr="5E498783">
        <w:trPr>
          <w:cnfStyle w:val="000000100000" w:firstRow="0" w:lastRow="0" w:firstColumn="0" w:lastColumn="0" w:oddVBand="0" w:evenVBand="0" w:oddHBand="1" w:evenHBand="0" w:firstRowFirstColumn="0" w:firstRowLastColumn="0" w:lastRowFirstColumn="0" w:lastRowLastColumn="0"/>
        </w:trPr>
        <w:tc>
          <w:tcPr>
            <w:tcW w:w="4050" w:type="dxa"/>
          </w:tcPr>
          <w:p w14:paraId="69E5504C" w14:textId="77777777" w:rsidR="00FB6C41" w:rsidRDefault="00FB6C41" w:rsidP="00C74BA5">
            <w:pPr>
              <w:spacing w:after="60" w:line="240" w:lineRule="auto"/>
              <w:rPr>
                <w:lang w:eastAsia="en-AU"/>
              </w:rPr>
            </w:pPr>
            <w:r>
              <w:rPr>
                <w:lang w:eastAsia="en-AU"/>
              </w:rPr>
              <w:t>Container security</w:t>
            </w:r>
          </w:p>
        </w:tc>
        <w:tc>
          <w:tcPr>
            <w:tcW w:w="1589" w:type="dxa"/>
          </w:tcPr>
          <w:p w14:paraId="1D465F0F" w14:textId="77777777" w:rsidR="00FB6C41" w:rsidRDefault="00FB6C41" w:rsidP="00C74BA5">
            <w:pPr>
              <w:spacing w:after="60" w:line="240" w:lineRule="auto"/>
              <w:jc w:val="center"/>
              <w:rPr>
                <w:lang w:eastAsia="en-AU"/>
              </w:rPr>
            </w:pPr>
          </w:p>
        </w:tc>
        <w:tc>
          <w:tcPr>
            <w:tcW w:w="1743" w:type="dxa"/>
          </w:tcPr>
          <w:p w14:paraId="2FB9880F" w14:textId="77777777" w:rsidR="00FB6C41" w:rsidRDefault="00FB6C41" w:rsidP="00C74BA5">
            <w:pPr>
              <w:spacing w:after="60" w:line="240" w:lineRule="auto"/>
              <w:jc w:val="center"/>
              <w:rPr>
                <w:lang w:eastAsia="en-AU"/>
              </w:rPr>
            </w:pPr>
          </w:p>
        </w:tc>
        <w:tc>
          <w:tcPr>
            <w:tcW w:w="2377" w:type="dxa"/>
          </w:tcPr>
          <w:p w14:paraId="7BA57778"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581" w:type="dxa"/>
          </w:tcPr>
          <w:p w14:paraId="15E53680" w14:textId="318240CE"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984" w:type="dxa"/>
          </w:tcPr>
          <w:p w14:paraId="7BE4F964" w14:textId="6642D965" w:rsidR="00FB6C41" w:rsidRDefault="00FB6C41" w:rsidP="00C74BA5">
            <w:pPr>
              <w:spacing w:after="60" w:line="240" w:lineRule="auto"/>
              <w:rPr>
                <w:rFonts w:ascii="Wingdings" w:eastAsia="Wingdings" w:hAnsi="Wingdings" w:cs="Wingdings"/>
                <w:lang w:eastAsia="en-AU"/>
              </w:rPr>
            </w:pPr>
            <w:r w:rsidRPr="3FC9761C">
              <w:rPr>
                <w:lang w:eastAsia="en-AU"/>
              </w:rPr>
              <w:t>SonarQube</w:t>
            </w:r>
            <w:r w:rsidRPr="00A73FA2">
              <w:rPr>
                <w:vertAlign w:val="superscript"/>
                <w:lang w:eastAsia="en-AU"/>
              </w:rPr>
              <w:t>*</w:t>
            </w:r>
          </w:p>
        </w:tc>
      </w:tr>
      <w:tr w:rsidR="00FB6C41" w14:paraId="427CC39B" w14:textId="1A0EB901" w:rsidTr="5E498783">
        <w:tc>
          <w:tcPr>
            <w:tcW w:w="4050" w:type="dxa"/>
          </w:tcPr>
          <w:p w14:paraId="655E675A" w14:textId="77777777" w:rsidR="00FB6C41" w:rsidRDefault="00FB6C41" w:rsidP="00C74BA5">
            <w:pPr>
              <w:spacing w:after="60" w:line="240" w:lineRule="auto"/>
              <w:rPr>
                <w:lang w:eastAsia="en-AU"/>
              </w:rPr>
            </w:pPr>
            <w:r>
              <w:rPr>
                <w:lang w:eastAsia="en-AU"/>
              </w:rPr>
              <w:t>Identity and Access Management (IAM)</w:t>
            </w:r>
          </w:p>
        </w:tc>
        <w:tc>
          <w:tcPr>
            <w:tcW w:w="1589" w:type="dxa"/>
          </w:tcPr>
          <w:p w14:paraId="71AFD6A9" w14:textId="77777777" w:rsidR="00FB6C41" w:rsidRDefault="00FB6C41" w:rsidP="00C74BA5">
            <w:pPr>
              <w:spacing w:after="60" w:line="240" w:lineRule="auto"/>
              <w:jc w:val="center"/>
              <w:rPr>
                <w:lang w:eastAsia="en-AU"/>
              </w:rPr>
            </w:pPr>
          </w:p>
        </w:tc>
        <w:tc>
          <w:tcPr>
            <w:tcW w:w="1743" w:type="dxa"/>
          </w:tcPr>
          <w:p w14:paraId="01CB11FA" w14:textId="77777777" w:rsidR="00FB6C41" w:rsidRDefault="00FB6C41" w:rsidP="00C74BA5">
            <w:pPr>
              <w:spacing w:after="60" w:line="240" w:lineRule="auto"/>
              <w:jc w:val="center"/>
              <w:rPr>
                <w:lang w:eastAsia="en-AU"/>
              </w:rPr>
            </w:pPr>
          </w:p>
        </w:tc>
        <w:tc>
          <w:tcPr>
            <w:tcW w:w="2377" w:type="dxa"/>
          </w:tcPr>
          <w:p w14:paraId="667D4B9B"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581" w:type="dxa"/>
          </w:tcPr>
          <w:p w14:paraId="6FCA6475" w14:textId="6CFCF41A"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984" w:type="dxa"/>
          </w:tcPr>
          <w:p w14:paraId="41DC235F" w14:textId="2BBA9077" w:rsidR="00FB6C41" w:rsidRDefault="00FB6C41" w:rsidP="00C74BA5">
            <w:pPr>
              <w:spacing w:after="60" w:line="240" w:lineRule="auto"/>
              <w:rPr>
                <w:rFonts w:ascii="Wingdings" w:eastAsia="Wingdings" w:hAnsi="Wingdings" w:cs="Wingdings"/>
                <w:lang w:eastAsia="en-AU"/>
              </w:rPr>
            </w:pPr>
            <w:r w:rsidRPr="5EFEF495">
              <w:rPr>
                <w:lang w:eastAsia="en-AU"/>
              </w:rPr>
              <w:t>Azure AD</w:t>
            </w:r>
          </w:p>
        </w:tc>
      </w:tr>
      <w:tr w:rsidR="00FB6C41" w14:paraId="7339322D" w14:textId="61F4555B" w:rsidTr="5E498783">
        <w:trPr>
          <w:cnfStyle w:val="000000100000" w:firstRow="0" w:lastRow="0" w:firstColumn="0" w:lastColumn="0" w:oddVBand="0" w:evenVBand="0" w:oddHBand="1" w:evenHBand="0" w:firstRowFirstColumn="0" w:firstRowLastColumn="0" w:lastRowFirstColumn="0" w:lastRowLastColumn="0"/>
        </w:trPr>
        <w:tc>
          <w:tcPr>
            <w:tcW w:w="4050" w:type="dxa"/>
          </w:tcPr>
          <w:p w14:paraId="4768E8C0" w14:textId="77777777" w:rsidR="00FB6C41" w:rsidRDefault="00FB6C41" w:rsidP="00C74BA5">
            <w:pPr>
              <w:spacing w:after="60" w:line="240" w:lineRule="auto"/>
              <w:rPr>
                <w:lang w:eastAsia="en-AU"/>
              </w:rPr>
            </w:pPr>
            <w:r>
              <w:rPr>
                <w:lang w:eastAsia="en-AU"/>
              </w:rPr>
              <w:t>Security information and event management (SIEM)</w:t>
            </w:r>
          </w:p>
        </w:tc>
        <w:tc>
          <w:tcPr>
            <w:tcW w:w="1589" w:type="dxa"/>
          </w:tcPr>
          <w:p w14:paraId="1EB5E69E" w14:textId="77777777" w:rsidR="00FB6C41" w:rsidRDefault="00FB6C41" w:rsidP="00C74BA5">
            <w:pPr>
              <w:spacing w:after="60" w:line="240" w:lineRule="auto"/>
              <w:jc w:val="center"/>
              <w:rPr>
                <w:lang w:eastAsia="en-AU"/>
              </w:rPr>
            </w:pPr>
          </w:p>
        </w:tc>
        <w:tc>
          <w:tcPr>
            <w:tcW w:w="1743" w:type="dxa"/>
          </w:tcPr>
          <w:p w14:paraId="435CFF35" w14:textId="77777777" w:rsidR="00FB6C41" w:rsidRDefault="00FB6C41" w:rsidP="00C74BA5">
            <w:pPr>
              <w:spacing w:after="60" w:line="240" w:lineRule="auto"/>
              <w:jc w:val="center"/>
              <w:rPr>
                <w:lang w:eastAsia="en-AU"/>
              </w:rPr>
            </w:pPr>
          </w:p>
        </w:tc>
        <w:tc>
          <w:tcPr>
            <w:tcW w:w="2377" w:type="dxa"/>
          </w:tcPr>
          <w:p w14:paraId="61B77CDA"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581" w:type="dxa"/>
          </w:tcPr>
          <w:p w14:paraId="573DA6EA" w14:textId="3F2D7E69"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984" w:type="dxa"/>
          </w:tcPr>
          <w:p w14:paraId="757B7054" w14:textId="43CCE1D2" w:rsidR="00FB6C41" w:rsidRDefault="00FB6C41" w:rsidP="00C74BA5">
            <w:pPr>
              <w:spacing w:after="60" w:line="240" w:lineRule="auto"/>
              <w:rPr>
                <w:rFonts w:ascii="Wingdings" w:eastAsia="Wingdings" w:hAnsi="Wingdings" w:cs="Wingdings"/>
                <w:lang w:eastAsia="en-AU"/>
              </w:rPr>
            </w:pPr>
            <w:proofErr w:type="spellStart"/>
            <w:r w:rsidRPr="59EC05FE">
              <w:rPr>
                <w:lang w:eastAsia="en-AU"/>
              </w:rPr>
              <w:t>Intalock</w:t>
            </w:r>
            <w:proofErr w:type="spellEnd"/>
          </w:p>
        </w:tc>
      </w:tr>
      <w:tr w:rsidR="00FB6C41" w14:paraId="1F0D3F44" w14:textId="5AD8D2F9" w:rsidTr="5E498783">
        <w:tc>
          <w:tcPr>
            <w:tcW w:w="4050" w:type="dxa"/>
          </w:tcPr>
          <w:p w14:paraId="7446DA03" w14:textId="77777777" w:rsidR="00FB6C41" w:rsidRDefault="00FB6C41" w:rsidP="00C74BA5">
            <w:pPr>
              <w:spacing w:after="60" w:line="240" w:lineRule="auto"/>
              <w:rPr>
                <w:lang w:eastAsia="en-AU"/>
              </w:rPr>
            </w:pPr>
            <w:r>
              <w:rPr>
                <w:lang w:eastAsia="en-AU"/>
              </w:rPr>
              <w:t>Security orchestration, automation, and response (SOAR)</w:t>
            </w:r>
          </w:p>
        </w:tc>
        <w:tc>
          <w:tcPr>
            <w:tcW w:w="1589" w:type="dxa"/>
          </w:tcPr>
          <w:p w14:paraId="5D26940F" w14:textId="77777777" w:rsidR="00FB6C41" w:rsidRDefault="00FB6C41" w:rsidP="00C74BA5">
            <w:pPr>
              <w:spacing w:after="60" w:line="240" w:lineRule="auto"/>
              <w:jc w:val="center"/>
              <w:rPr>
                <w:lang w:eastAsia="en-AU"/>
              </w:rPr>
            </w:pPr>
          </w:p>
        </w:tc>
        <w:tc>
          <w:tcPr>
            <w:tcW w:w="1743" w:type="dxa"/>
          </w:tcPr>
          <w:p w14:paraId="2C0ADDBD" w14:textId="77777777" w:rsidR="00FB6C41" w:rsidRDefault="00FB6C41" w:rsidP="00C74BA5">
            <w:pPr>
              <w:spacing w:after="60" w:line="240" w:lineRule="auto"/>
              <w:jc w:val="center"/>
              <w:rPr>
                <w:lang w:eastAsia="en-AU"/>
              </w:rPr>
            </w:pPr>
          </w:p>
        </w:tc>
        <w:tc>
          <w:tcPr>
            <w:tcW w:w="2377" w:type="dxa"/>
          </w:tcPr>
          <w:p w14:paraId="37E970C8"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581" w:type="dxa"/>
            <w:shd w:val="clear" w:color="auto" w:fill="FDE6D2" w:themeFill="accent4" w:themeFillTint="33"/>
          </w:tcPr>
          <w:p w14:paraId="11986953" w14:textId="46DDBBF3" w:rsidR="00FB6C41" w:rsidRDefault="00FB6C41" w:rsidP="00C74BA5">
            <w:pPr>
              <w:spacing w:after="60" w:line="240" w:lineRule="auto"/>
              <w:jc w:val="center"/>
              <w:rPr>
                <w:lang w:eastAsia="en-AU"/>
              </w:rPr>
            </w:pPr>
            <w:r w:rsidRPr="59EC05FE">
              <w:rPr>
                <w:lang w:eastAsia="en-AU"/>
              </w:rPr>
              <w:t>No</w:t>
            </w:r>
          </w:p>
        </w:tc>
        <w:tc>
          <w:tcPr>
            <w:tcW w:w="1984" w:type="dxa"/>
            <w:shd w:val="clear" w:color="auto" w:fill="FDE6D2" w:themeFill="accent4" w:themeFillTint="33"/>
          </w:tcPr>
          <w:p w14:paraId="4B22763E" w14:textId="0E799249" w:rsidR="00FB6C41" w:rsidRPr="59EC05FE" w:rsidRDefault="00FB6C41" w:rsidP="00F15B2C">
            <w:pPr>
              <w:spacing w:after="60" w:line="240" w:lineRule="auto"/>
              <w:rPr>
                <w:lang w:eastAsia="en-AU"/>
              </w:rPr>
            </w:pPr>
            <w:r>
              <w:rPr>
                <w:lang w:eastAsia="en-AU"/>
              </w:rPr>
              <w:t>-</w:t>
            </w:r>
          </w:p>
        </w:tc>
      </w:tr>
      <w:tr w:rsidR="00FB6C41" w14:paraId="711794F5" w14:textId="7919065A" w:rsidTr="5E498783">
        <w:trPr>
          <w:cnfStyle w:val="000000100000" w:firstRow="0" w:lastRow="0" w:firstColumn="0" w:lastColumn="0" w:oddVBand="0" w:evenVBand="0" w:oddHBand="1" w:evenHBand="0" w:firstRowFirstColumn="0" w:firstRowLastColumn="0" w:lastRowFirstColumn="0" w:lastRowLastColumn="0"/>
        </w:trPr>
        <w:tc>
          <w:tcPr>
            <w:tcW w:w="4050" w:type="dxa"/>
          </w:tcPr>
          <w:p w14:paraId="5A40CA53" w14:textId="77777777" w:rsidR="00FB6C41" w:rsidRDefault="00FB6C41" w:rsidP="00C74BA5">
            <w:pPr>
              <w:spacing w:after="60" w:line="240" w:lineRule="auto"/>
              <w:rPr>
                <w:lang w:eastAsia="en-AU"/>
              </w:rPr>
            </w:pPr>
            <w:r>
              <w:rPr>
                <w:lang w:eastAsia="en-AU"/>
              </w:rPr>
              <w:t>Web application firewall (WAF)</w:t>
            </w:r>
          </w:p>
        </w:tc>
        <w:tc>
          <w:tcPr>
            <w:tcW w:w="1589" w:type="dxa"/>
          </w:tcPr>
          <w:p w14:paraId="029EBBF5" w14:textId="77777777" w:rsidR="00FB6C41" w:rsidRDefault="00FB6C41" w:rsidP="00C74BA5">
            <w:pPr>
              <w:spacing w:after="60" w:line="240" w:lineRule="auto"/>
              <w:jc w:val="center"/>
              <w:rPr>
                <w:lang w:eastAsia="en-AU"/>
              </w:rPr>
            </w:pPr>
          </w:p>
        </w:tc>
        <w:tc>
          <w:tcPr>
            <w:tcW w:w="1743" w:type="dxa"/>
          </w:tcPr>
          <w:p w14:paraId="1E9D4567" w14:textId="77777777" w:rsidR="00FB6C41" w:rsidRDefault="00FB6C41" w:rsidP="00C74BA5">
            <w:pPr>
              <w:spacing w:after="60" w:line="240" w:lineRule="auto"/>
              <w:jc w:val="center"/>
              <w:rPr>
                <w:lang w:eastAsia="en-AU"/>
              </w:rPr>
            </w:pPr>
          </w:p>
        </w:tc>
        <w:tc>
          <w:tcPr>
            <w:tcW w:w="2377" w:type="dxa"/>
          </w:tcPr>
          <w:p w14:paraId="127C3805"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581" w:type="dxa"/>
          </w:tcPr>
          <w:p w14:paraId="427DD9C1" w14:textId="4F574A73"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984" w:type="dxa"/>
          </w:tcPr>
          <w:p w14:paraId="5015B457" w14:textId="64A90226" w:rsidR="00FB6C41" w:rsidRDefault="00FB6C41" w:rsidP="00C74BA5">
            <w:pPr>
              <w:spacing w:after="60" w:line="240" w:lineRule="auto"/>
              <w:rPr>
                <w:rFonts w:ascii="Wingdings" w:eastAsia="Wingdings" w:hAnsi="Wingdings" w:cs="Wingdings"/>
                <w:lang w:eastAsia="en-AU"/>
              </w:rPr>
            </w:pPr>
            <w:r w:rsidRPr="59EC05FE">
              <w:rPr>
                <w:lang w:eastAsia="en-AU"/>
              </w:rPr>
              <w:t>CITEC</w:t>
            </w:r>
          </w:p>
        </w:tc>
      </w:tr>
      <w:tr w:rsidR="00FB6C41" w14:paraId="491DE063" w14:textId="05852589" w:rsidTr="5E498783">
        <w:tc>
          <w:tcPr>
            <w:tcW w:w="4050" w:type="dxa"/>
          </w:tcPr>
          <w:p w14:paraId="30BA5EA9" w14:textId="77777777" w:rsidR="00FB6C41" w:rsidRDefault="00FB6C41" w:rsidP="00C74BA5">
            <w:pPr>
              <w:spacing w:after="60" w:line="240" w:lineRule="auto"/>
              <w:rPr>
                <w:lang w:eastAsia="en-AU"/>
              </w:rPr>
            </w:pPr>
            <w:r>
              <w:rPr>
                <w:lang w:eastAsia="en-AU"/>
              </w:rPr>
              <w:t>Threat intelligence</w:t>
            </w:r>
          </w:p>
        </w:tc>
        <w:tc>
          <w:tcPr>
            <w:tcW w:w="1589" w:type="dxa"/>
          </w:tcPr>
          <w:p w14:paraId="78CE4358" w14:textId="77777777" w:rsidR="00FB6C41" w:rsidRDefault="00FB6C41" w:rsidP="00C74BA5">
            <w:pPr>
              <w:spacing w:after="60" w:line="240" w:lineRule="auto"/>
              <w:jc w:val="center"/>
              <w:rPr>
                <w:lang w:eastAsia="en-AU"/>
              </w:rPr>
            </w:pPr>
          </w:p>
        </w:tc>
        <w:tc>
          <w:tcPr>
            <w:tcW w:w="1743" w:type="dxa"/>
          </w:tcPr>
          <w:p w14:paraId="1BFA91E3" w14:textId="77777777" w:rsidR="00FB6C41" w:rsidRDefault="00FB6C41" w:rsidP="00C74BA5">
            <w:pPr>
              <w:spacing w:after="60" w:line="240" w:lineRule="auto"/>
              <w:jc w:val="center"/>
              <w:rPr>
                <w:lang w:eastAsia="en-AU"/>
              </w:rPr>
            </w:pPr>
          </w:p>
        </w:tc>
        <w:tc>
          <w:tcPr>
            <w:tcW w:w="2377" w:type="dxa"/>
          </w:tcPr>
          <w:p w14:paraId="76BB824F"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581" w:type="dxa"/>
          </w:tcPr>
          <w:p w14:paraId="12831088" w14:textId="62D0027B"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984" w:type="dxa"/>
          </w:tcPr>
          <w:p w14:paraId="5FFDAF3E" w14:textId="547996D4" w:rsidR="00FB6C41" w:rsidRDefault="00FB6C41" w:rsidP="00C74BA5">
            <w:pPr>
              <w:spacing w:after="60" w:line="240" w:lineRule="auto"/>
              <w:rPr>
                <w:rFonts w:ascii="Wingdings" w:eastAsia="Wingdings" w:hAnsi="Wingdings" w:cs="Wingdings"/>
                <w:lang w:eastAsia="en-AU"/>
              </w:rPr>
            </w:pPr>
            <w:r w:rsidRPr="59EC05FE">
              <w:rPr>
                <w:lang w:eastAsia="en-AU"/>
              </w:rPr>
              <w:t>Threat Intelligence Pty Ltd</w:t>
            </w:r>
          </w:p>
        </w:tc>
      </w:tr>
      <w:tr w:rsidR="00FB6C41" w14:paraId="4242F90C" w14:textId="548C58F1" w:rsidTr="5E498783">
        <w:trPr>
          <w:cnfStyle w:val="000000100000" w:firstRow="0" w:lastRow="0" w:firstColumn="0" w:lastColumn="0" w:oddVBand="0" w:evenVBand="0" w:oddHBand="1" w:evenHBand="0" w:firstRowFirstColumn="0" w:firstRowLastColumn="0" w:lastRowFirstColumn="0" w:lastRowLastColumn="0"/>
        </w:trPr>
        <w:tc>
          <w:tcPr>
            <w:tcW w:w="4050" w:type="dxa"/>
            <w:tcBorders>
              <w:bottom w:val="single" w:sz="4" w:space="0" w:color="007687" w:themeColor="text1"/>
            </w:tcBorders>
          </w:tcPr>
          <w:p w14:paraId="1A360B89" w14:textId="77777777" w:rsidR="00FB6C41" w:rsidRDefault="00FB6C41" w:rsidP="00C74BA5">
            <w:pPr>
              <w:spacing w:after="60" w:line="240" w:lineRule="auto"/>
              <w:rPr>
                <w:lang w:eastAsia="en-AU"/>
              </w:rPr>
            </w:pPr>
            <w:r>
              <w:rPr>
                <w:lang w:eastAsia="en-AU"/>
              </w:rPr>
              <w:t>Secure code review tools</w:t>
            </w:r>
          </w:p>
        </w:tc>
        <w:tc>
          <w:tcPr>
            <w:tcW w:w="1589" w:type="dxa"/>
            <w:tcBorders>
              <w:bottom w:val="single" w:sz="4" w:space="0" w:color="007687" w:themeColor="text1"/>
            </w:tcBorders>
          </w:tcPr>
          <w:p w14:paraId="26654AE2" w14:textId="77777777" w:rsidR="00FB6C41" w:rsidRDefault="00FB6C41" w:rsidP="00C74BA5">
            <w:pPr>
              <w:spacing w:after="60" w:line="240" w:lineRule="auto"/>
              <w:jc w:val="center"/>
              <w:rPr>
                <w:lang w:eastAsia="en-AU"/>
              </w:rPr>
            </w:pPr>
          </w:p>
        </w:tc>
        <w:tc>
          <w:tcPr>
            <w:tcW w:w="1743" w:type="dxa"/>
            <w:tcBorders>
              <w:bottom w:val="single" w:sz="4" w:space="0" w:color="007687" w:themeColor="text1"/>
            </w:tcBorders>
          </w:tcPr>
          <w:p w14:paraId="16F677DA" w14:textId="77777777" w:rsidR="00FB6C41" w:rsidRDefault="00FB6C41" w:rsidP="00C74BA5">
            <w:pPr>
              <w:spacing w:after="60" w:line="240" w:lineRule="auto"/>
              <w:jc w:val="center"/>
              <w:rPr>
                <w:lang w:eastAsia="en-AU"/>
              </w:rPr>
            </w:pPr>
          </w:p>
        </w:tc>
        <w:tc>
          <w:tcPr>
            <w:tcW w:w="2377" w:type="dxa"/>
            <w:tcBorders>
              <w:bottom w:val="single" w:sz="4" w:space="0" w:color="007687" w:themeColor="text1"/>
            </w:tcBorders>
          </w:tcPr>
          <w:p w14:paraId="08609F12" w14:textId="77777777" w:rsidR="00FB6C41" w:rsidRDefault="00FB6C41" w:rsidP="00C74BA5">
            <w:pPr>
              <w:spacing w:after="60" w:line="240" w:lineRule="auto"/>
              <w:jc w:val="center"/>
              <w:rPr>
                <w:lang w:eastAsia="en-AU"/>
              </w:rPr>
            </w:pPr>
            <w:r>
              <w:rPr>
                <w:rFonts w:ascii="Wingdings" w:eastAsia="Wingdings" w:hAnsi="Wingdings" w:cs="Wingdings"/>
                <w:lang w:eastAsia="en-AU"/>
              </w:rPr>
              <w:t></w:t>
            </w:r>
          </w:p>
        </w:tc>
        <w:tc>
          <w:tcPr>
            <w:tcW w:w="1581" w:type="dxa"/>
            <w:tcBorders>
              <w:bottom w:val="single" w:sz="4" w:space="0" w:color="007687" w:themeColor="text1"/>
            </w:tcBorders>
            <w:shd w:val="clear" w:color="auto" w:fill="FDE6D2" w:themeFill="accent4" w:themeFillTint="33"/>
          </w:tcPr>
          <w:p w14:paraId="7DC323D7" w14:textId="7C92C9B8" w:rsidR="00FB6C41" w:rsidRDefault="00FB6C41" w:rsidP="00C74BA5">
            <w:pPr>
              <w:spacing w:after="60" w:line="240" w:lineRule="auto"/>
              <w:jc w:val="center"/>
              <w:rPr>
                <w:lang w:eastAsia="en-AU"/>
              </w:rPr>
            </w:pPr>
            <w:r w:rsidRPr="5EFEF495">
              <w:rPr>
                <w:lang w:eastAsia="en-AU"/>
              </w:rPr>
              <w:t>No</w:t>
            </w:r>
          </w:p>
        </w:tc>
        <w:tc>
          <w:tcPr>
            <w:tcW w:w="1984" w:type="dxa"/>
            <w:tcBorders>
              <w:bottom w:val="single" w:sz="4" w:space="0" w:color="007687" w:themeColor="text1"/>
            </w:tcBorders>
            <w:shd w:val="clear" w:color="auto" w:fill="FDE6D2" w:themeFill="accent4" w:themeFillTint="33"/>
          </w:tcPr>
          <w:p w14:paraId="273CEDE5" w14:textId="68EDAD52" w:rsidR="00FB6C41" w:rsidRDefault="00FB6C41" w:rsidP="00F15B2C">
            <w:pPr>
              <w:spacing w:after="60" w:line="240" w:lineRule="auto"/>
              <w:rPr>
                <w:rStyle w:val="CommentReference"/>
              </w:rPr>
            </w:pPr>
            <w:r>
              <w:rPr>
                <w:rStyle w:val="CommentReference"/>
              </w:rPr>
              <w:t>-</w:t>
            </w:r>
          </w:p>
        </w:tc>
      </w:tr>
    </w:tbl>
    <w:p w14:paraId="444FFAD1" w14:textId="77777777" w:rsidR="002B29A1" w:rsidRDefault="002B29A1" w:rsidP="002A0C85">
      <w:pPr>
        <w:keepNext/>
        <w:keepLines/>
      </w:pPr>
    </w:p>
    <w:p w14:paraId="6E866A86" w14:textId="4EA7ED4E" w:rsidR="00A65625" w:rsidRPr="00081CC1" w:rsidRDefault="0093015B" w:rsidP="00081CC1">
      <w:pPr>
        <w:keepNext/>
        <w:keepLines/>
        <w:rPr>
          <w:rFonts w:eastAsia="Calibri" w:cs="Arial"/>
          <w:sz w:val="16"/>
          <w:szCs w:val="16"/>
        </w:rPr>
        <w:sectPr w:rsidR="00A65625" w:rsidRPr="00081CC1" w:rsidSect="00861273">
          <w:footerReference w:type="default" r:id="rId20"/>
          <w:pgSz w:w="16840" w:h="11900" w:orient="landscape"/>
          <w:pgMar w:top="2098" w:right="2098" w:bottom="2098" w:left="1418" w:header="709" w:footer="709" w:gutter="0"/>
          <w:cols w:space="708"/>
          <w:docGrid w:linePitch="360"/>
        </w:sectPr>
      </w:pPr>
      <w:r>
        <w:rPr>
          <w:rFonts w:eastAsia="Calibri" w:cs="Arial"/>
          <w:sz w:val="16"/>
          <w:szCs w:val="16"/>
        </w:rPr>
        <w:t xml:space="preserve">* </w:t>
      </w:r>
      <w:r w:rsidR="005A6F29">
        <w:rPr>
          <w:rFonts w:eastAsia="Calibri" w:cs="Arial"/>
          <w:sz w:val="16"/>
          <w:szCs w:val="16"/>
        </w:rPr>
        <w:t>We have access to these services</w:t>
      </w:r>
      <w:r w:rsidR="00A56A10">
        <w:rPr>
          <w:rFonts w:eastAsia="Calibri" w:cs="Arial"/>
          <w:sz w:val="16"/>
          <w:szCs w:val="16"/>
        </w:rPr>
        <w:t xml:space="preserve"> with </w:t>
      </w:r>
      <w:r w:rsidR="37B4AD0C" w:rsidRPr="0093015B">
        <w:rPr>
          <w:rFonts w:eastAsia="Calibri" w:cs="Arial"/>
          <w:sz w:val="16"/>
          <w:szCs w:val="16"/>
        </w:rPr>
        <w:t>SonarQube</w:t>
      </w:r>
      <w:r w:rsidR="00A56A10">
        <w:rPr>
          <w:rFonts w:eastAsia="Calibri" w:cs="Arial"/>
          <w:sz w:val="16"/>
          <w:szCs w:val="16"/>
        </w:rPr>
        <w:t xml:space="preserve"> but there is a very low adoption rate across the department</w:t>
      </w:r>
    </w:p>
    <w:p w14:paraId="70E8513D" w14:textId="097BB580" w:rsidR="00087C0D" w:rsidRPr="00510E3F" w:rsidRDefault="00087C0D" w:rsidP="00087C0D">
      <w:pPr>
        <w:pStyle w:val="Heading2"/>
        <w:keepNext/>
        <w:keepLines/>
      </w:pPr>
      <w:bookmarkStart w:id="21" w:name="_Toc150872272"/>
      <w:r>
        <w:lastRenderedPageBreak/>
        <w:t xml:space="preserve">Market </w:t>
      </w:r>
      <w:r w:rsidR="547C1C82">
        <w:t>scan</w:t>
      </w:r>
      <w:r w:rsidR="0067759A">
        <w:t xml:space="preserve"> and </w:t>
      </w:r>
      <w:r>
        <w:t>analysis</w:t>
      </w:r>
      <w:bookmarkEnd w:id="21"/>
    </w:p>
    <w:p w14:paraId="4C4E281C" w14:textId="318938E1" w:rsidR="00FB0F11" w:rsidRDefault="00FB0F11" w:rsidP="00087C0D">
      <w:pPr>
        <w:rPr>
          <w:lang w:eastAsia="en-AU"/>
        </w:rPr>
      </w:pPr>
      <w:r>
        <w:rPr>
          <w:lang w:eastAsia="en-AU"/>
        </w:rPr>
        <w:t xml:space="preserve">The following </w:t>
      </w:r>
      <w:r w:rsidR="00A43FC6">
        <w:rPr>
          <w:lang w:eastAsia="en-AU"/>
        </w:rPr>
        <w:t>tables</w:t>
      </w:r>
      <w:r>
        <w:rPr>
          <w:lang w:eastAsia="en-AU"/>
        </w:rPr>
        <w:t xml:space="preserve"> comprises </w:t>
      </w:r>
      <w:r w:rsidR="00E63153" w:rsidRPr="00E63153">
        <w:rPr>
          <w:lang w:eastAsia="en-AU"/>
        </w:rPr>
        <w:t>both established leaders in Static Application Security Testing (SAST) products, as recogni</w:t>
      </w:r>
      <w:r w:rsidR="00E63153">
        <w:rPr>
          <w:lang w:eastAsia="en-AU"/>
        </w:rPr>
        <w:t>s</w:t>
      </w:r>
      <w:r w:rsidR="00E63153" w:rsidRPr="00E63153">
        <w:rPr>
          <w:lang w:eastAsia="en-AU"/>
        </w:rPr>
        <w:t xml:space="preserve">ed by Gartner's Magic Quadrant, and tools already in use or provided by software vendors </w:t>
      </w:r>
      <w:r w:rsidR="00707CE6">
        <w:rPr>
          <w:lang w:eastAsia="en-AU"/>
        </w:rPr>
        <w:t>we currently have a relationship with.</w:t>
      </w:r>
    </w:p>
    <w:tbl>
      <w:tblPr>
        <w:tblStyle w:val="Style1"/>
        <w:tblW w:w="20436" w:type="dxa"/>
        <w:tblLook w:val="04A0" w:firstRow="1" w:lastRow="0" w:firstColumn="1" w:lastColumn="0" w:noHBand="0" w:noVBand="1"/>
      </w:tblPr>
      <w:tblGrid>
        <w:gridCol w:w="2960"/>
        <w:gridCol w:w="2797"/>
        <w:gridCol w:w="3506"/>
        <w:gridCol w:w="2219"/>
        <w:gridCol w:w="3119"/>
        <w:gridCol w:w="1945"/>
        <w:gridCol w:w="1945"/>
        <w:gridCol w:w="1945"/>
      </w:tblGrid>
      <w:tr w:rsidR="00EC5EB6" w14:paraId="184C9CBE" w14:textId="77777777" w:rsidTr="6F5BC4CD">
        <w:trPr>
          <w:cnfStyle w:val="100000000000" w:firstRow="1" w:lastRow="0" w:firstColumn="0" w:lastColumn="0" w:oddVBand="0" w:evenVBand="0" w:oddHBand="0" w:evenHBand="0" w:firstRowFirstColumn="0" w:firstRowLastColumn="0" w:lastRowFirstColumn="0" w:lastRowLastColumn="0"/>
        </w:trPr>
        <w:tc>
          <w:tcPr>
            <w:tcW w:w="2960" w:type="dxa"/>
          </w:tcPr>
          <w:p w14:paraId="6117CBA5" w14:textId="77777777" w:rsidR="0012744C" w:rsidRDefault="0012744C" w:rsidP="0012744C">
            <w:pPr>
              <w:rPr>
                <w:lang w:eastAsia="en-AU"/>
              </w:rPr>
            </w:pPr>
          </w:p>
        </w:tc>
        <w:tc>
          <w:tcPr>
            <w:tcW w:w="2797" w:type="dxa"/>
            <w:vAlign w:val="bottom"/>
          </w:tcPr>
          <w:p w14:paraId="68EC5AA5" w14:textId="00964692" w:rsidR="0012744C" w:rsidRDefault="0012744C" w:rsidP="0012744C">
            <w:pPr>
              <w:rPr>
                <w:lang w:eastAsia="en-AU"/>
              </w:rPr>
            </w:pPr>
            <w:proofErr w:type="spellStart"/>
            <w:r>
              <w:rPr>
                <w:b/>
                <w:bCs/>
                <w:color w:val="007687" w:themeColor="text1"/>
                <w:lang w:eastAsia="en-AU"/>
              </w:rPr>
              <w:t>CheckMarx</w:t>
            </w:r>
            <w:proofErr w:type="spellEnd"/>
            <w:r>
              <w:rPr>
                <w:b/>
                <w:bCs/>
                <w:color w:val="007687" w:themeColor="text1"/>
                <w:lang w:eastAsia="en-AU"/>
              </w:rPr>
              <w:t xml:space="preserve"> SAST</w:t>
            </w:r>
          </w:p>
        </w:tc>
        <w:tc>
          <w:tcPr>
            <w:tcW w:w="3506" w:type="dxa"/>
            <w:vAlign w:val="bottom"/>
          </w:tcPr>
          <w:p w14:paraId="4E5E66C0" w14:textId="6148C311" w:rsidR="0012744C" w:rsidRDefault="0012744C" w:rsidP="0012744C">
            <w:pPr>
              <w:rPr>
                <w:lang w:eastAsia="en-AU"/>
              </w:rPr>
            </w:pPr>
            <w:r>
              <w:rPr>
                <w:b/>
                <w:bCs/>
                <w:color w:val="007687" w:themeColor="text1"/>
                <w:lang w:eastAsia="en-AU"/>
              </w:rPr>
              <w:t>GitHub</w:t>
            </w:r>
            <w:r w:rsidR="009C0A18">
              <w:rPr>
                <w:b/>
                <w:bCs/>
                <w:color w:val="007687" w:themeColor="text1"/>
                <w:lang w:eastAsia="en-AU"/>
              </w:rPr>
              <w:t xml:space="preserve"> Advanced Security</w:t>
            </w:r>
          </w:p>
        </w:tc>
        <w:tc>
          <w:tcPr>
            <w:tcW w:w="2219" w:type="dxa"/>
            <w:vAlign w:val="bottom"/>
          </w:tcPr>
          <w:p w14:paraId="1698A26D" w14:textId="3C9239C3" w:rsidR="0012744C" w:rsidRDefault="0012744C" w:rsidP="0012744C">
            <w:pPr>
              <w:rPr>
                <w:lang w:eastAsia="en-AU"/>
              </w:rPr>
            </w:pPr>
            <w:proofErr w:type="spellStart"/>
            <w:r>
              <w:rPr>
                <w:b/>
                <w:bCs/>
                <w:color w:val="007687" w:themeColor="text1"/>
                <w:lang w:eastAsia="en-AU"/>
              </w:rPr>
              <w:t>Snyk</w:t>
            </w:r>
            <w:proofErr w:type="spellEnd"/>
            <w:r>
              <w:rPr>
                <w:b/>
                <w:bCs/>
                <w:color w:val="007687" w:themeColor="text1"/>
                <w:lang w:eastAsia="en-AU"/>
              </w:rPr>
              <w:t xml:space="preserve"> Code</w:t>
            </w:r>
          </w:p>
        </w:tc>
        <w:tc>
          <w:tcPr>
            <w:tcW w:w="3119" w:type="dxa"/>
            <w:vAlign w:val="bottom"/>
          </w:tcPr>
          <w:p w14:paraId="789BFECB" w14:textId="50BEC026" w:rsidR="0012744C" w:rsidRDefault="0012744C" w:rsidP="0012744C">
            <w:pPr>
              <w:rPr>
                <w:lang w:eastAsia="en-AU"/>
              </w:rPr>
            </w:pPr>
            <w:r>
              <w:rPr>
                <w:b/>
                <w:bCs/>
                <w:color w:val="007687" w:themeColor="text1"/>
                <w:lang w:eastAsia="en-AU"/>
              </w:rPr>
              <w:t>SonarQube</w:t>
            </w:r>
          </w:p>
        </w:tc>
        <w:tc>
          <w:tcPr>
            <w:tcW w:w="1945" w:type="dxa"/>
            <w:vAlign w:val="bottom"/>
          </w:tcPr>
          <w:p w14:paraId="138AB1BA" w14:textId="40DE4CEB" w:rsidR="0012744C" w:rsidRDefault="0012744C" w:rsidP="0012744C">
            <w:pPr>
              <w:rPr>
                <w:lang w:eastAsia="en-AU"/>
              </w:rPr>
            </w:pPr>
            <w:proofErr w:type="spellStart"/>
            <w:r>
              <w:rPr>
                <w:b/>
                <w:bCs/>
                <w:color w:val="007687" w:themeColor="text1"/>
                <w:lang w:eastAsia="en-AU"/>
              </w:rPr>
              <w:t>Sonatype</w:t>
            </w:r>
            <w:proofErr w:type="spellEnd"/>
          </w:p>
        </w:tc>
        <w:tc>
          <w:tcPr>
            <w:tcW w:w="1945" w:type="dxa"/>
            <w:vAlign w:val="bottom"/>
          </w:tcPr>
          <w:p w14:paraId="4AD0E956" w14:textId="2B39A86B" w:rsidR="0012744C" w:rsidRDefault="0012744C" w:rsidP="0012744C">
            <w:pPr>
              <w:rPr>
                <w:lang w:eastAsia="en-AU"/>
              </w:rPr>
            </w:pPr>
            <w:r>
              <w:rPr>
                <w:b/>
                <w:bCs/>
                <w:color w:val="007687" w:themeColor="text1"/>
                <w:lang w:eastAsia="en-AU"/>
              </w:rPr>
              <w:t>Synopsys</w:t>
            </w:r>
          </w:p>
        </w:tc>
        <w:tc>
          <w:tcPr>
            <w:tcW w:w="1945" w:type="dxa"/>
            <w:vAlign w:val="bottom"/>
          </w:tcPr>
          <w:p w14:paraId="4B946DFF" w14:textId="5DFECA90" w:rsidR="0012744C" w:rsidRDefault="0012744C" w:rsidP="0012744C">
            <w:pPr>
              <w:rPr>
                <w:lang w:eastAsia="en-AU"/>
              </w:rPr>
            </w:pPr>
            <w:r>
              <w:rPr>
                <w:b/>
                <w:bCs/>
                <w:color w:val="007687" w:themeColor="text1"/>
                <w:lang w:eastAsia="en-AU"/>
              </w:rPr>
              <w:t>Veracode</w:t>
            </w:r>
          </w:p>
        </w:tc>
      </w:tr>
      <w:tr w:rsidR="0012744C" w14:paraId="0042C992" w14:textId="77777777" w:rsidTr="6F5BC4CD">
        <w:trPr>
          <w:cnfStyle w:val="000000100000" w:firstRow="0" w:lastRow="0" w:firstColumn="0" w:lastColumn="0" w:oddVBand="0" w:evenVBand="0" w:oddHBand="1" w:evenHBand="0" w:firstRowFirstColumn="0" w:firstRowLastColumn="0" w:lastRowFirstColumn="0" w:lastRowLastColumn="0"/>
        </w:trPr>
        <w:tc>
          <w:tcPr>
            <w:tcW w:w="2960" w:type="dxa"/>
          </w:tcPr>
          <w:p w14:paraId="32812A32" w14:textId="5F889DFB" w:rsidR="0012744C" w:rsidRPr="0012744C" w:rsidRDefault="0012744C" w:rsidP="0012744C">
            <w:pPr>
              <w:spacing w:after="60"/>
              <w:rPr>
                <w:b/>
                <w:bCs/>
                <w:lang w:eastAsia="en-AU"/>
              </w:rPr>
            </w:pPr>
            <w:r w:rsidRPr="0012744C">
              <w:rPr>
                <w:b/>
                <w:bCs/>
                <w:lang w:eastAsia="en-AU"/>
              </w:rPr>
              <w:t>Existing DoE relationship</w:t>
            </w:r>
          </w:p>
        </w:tc>
        <w:tc>
          <w:tcPr>
            <w:tcW w:w="2797" w:type="dxa"/>
          </w:tcPr>
          <w:p w14:paraId="203C9CDA" w14:textId="05777581" w:rsidR="0012744C" w:rsidRDefault="0012744C" w:rsidP="0012744C">
            <w:pPr>
              <w:rPr>
                <w:lang w:eastAsia="en-AU"/>
              </w:rPr>
            </w:pPr>
            <w:r>
              <w:rPr>
                <w:lang w:eastAsia="en-AU"/>
              </w:rPr>
              <w:t>No</w:t>
            </w:r>
          </w:p>
        </w:tc>
        <w:tc>
          <w:tcPr>
            <w:tcW w:w="3506" w:type="dxa"/>
          </w:tcPr>
          <w:p w14:paraId="505A251F" w14:textId="4AFEABC8" w:rsidR="0012744C" w:rsidRDefault="0012744C" w:rsidP="0012744C">
            <w:pPr>
              <w:rPr>
                <w:lang w:eastAsia="en-AU"/>
              </w:rPr>
            </w:pPr>
            <w:r>
              <w:rPr>
                <w:lang w:eastAsia="en-AU"/>
              </w:rPr>
              <w:t>Yes</w:t>
            </w:r>
          </w:p>
        </w:tc>
        <w:tc>
          <w:tcPr>
            <w:tcW w:w="2219" w:type="dxa"/>
          </w:tcPr>
          <w:p w14:paraId="2D4EEC81" w14:textId="0A10351F" w:rsidR="0012744C" w:rsidRDefault="0012744C" w:rsidP="0012744C">
            <w:pPr>
              <w:rPr>
                <w:lang w:eastAsia="en-AU"/>
              </w:rPr>
            </w:pPr>
            <w:r>
              <w:rPr>
                <w:lang w:eastAsia="en-AU"/>
              </w:rPr>
              <w:t>No</w:t>
            </w:r>
          </w:p>
        </w:tc>
        <w:tc>
          <w:tcPr>
            <w:tcW w:w="3119" w:type="dxa"/>
          </w:tcPr>
          <w:p w14:paraId="47D3ED53" w14:textId="6F556ED7" w:rsidR="0012744C" w:rsidRDefault="00CC71C4" w:rsidP="0012744C">
            <w:pPr>
              <w:rPr>
                <w:lang w:eastAsia="en-AU"/>
              </w:rPr>
            </w:pPr>
            <w:r>
              <w:rPr>
                <w:lang w:eastAsia="en-AU"/>
              </w:rPr>
              <w:t>Yes</w:t>
            </w:r>
          </w:p>
        </w:tc>
        <w:tc>
          <w:tcPr>
            <w:tcW w:w="1945" w:type="dxa"/>
          </w:tcPr>
          <w:p w14:paraId="2844688A" w14:textId="1C5FAB04" w:rsidR="0012744C" w:rsidRDefault="00123F48" w:rsidP="0012744C">
            <w:pPr>
              <w:rPr>
                <w:lang w:eastAsia="en-AU"/>
              </w:rPr>
            </w:pPr>
            <w:r>
              <w:rPr>
                <w:lang w:eastAsia="en-AU"/>
              </w:rPr>
              <w:t>No</w:t>
            </w:r>
          </w:p>
        </w:tc>
        <w:tc>
          <w:tcPr>
            <w:tcW w:w="1945" w:type="dxa"/>
          </w:tcPr>
          <w:p w14:paraId="636B3260" w14:textId="3651FE13" w:rsidR="0012744C" w:rsidRDefault="00140280" w:rsidP="0012744C">
            <w:pPr>
              <w:rPr>
                <w:lang w:eastAsia="en-AU"/>
              </w:rPr>
            </w:pPr>
            <w:r>
              <w:rPr>
                <w:lang w:eastAsia="en-AU"/>
              </w:rPr>
              <w:t>No</w:t>
            </w:r>
          </w:p>
        </w:tc>
        <w:tc>
          <w:tcPr>
            <w:tcW w:w="1945" w:type="dxa"/>
          </w:tcPr>
          <w:p w14:paraId="22786837" w14:textId="7E8AFE1E" w:rsidR="0012744C" w:rsidRDefault="00140280" w:rsidP="0012744C">
            <w:pPr>
              <w:rPr>
                <w:lang w:eastAsia="en-AU"/>
              </w:rPr>
            </w:pPr>
            <w:r>
              <w:rPr>
                <w:lang w:eastAsia="en-AU"/>
              </w:rPr>
              <w:t>No</w:t>
            </w:r>
          </w:p>
        </w:tc>
      </w:tr>
      <w:tr w:rsidR="0012744C" w14:paraId="7B263663" w14:textId="77777777" w:rsidTr="6F5BC4CD">
        <w:tc>
          <w:tcPr>
            <w:tcW w:w="2960" w:type="dxa"/>
          </w:tcPr>
          <w:p w14:paraId="5E492F15" w14:textId="49466A8E" w:rsidR="0012744C" w:rsidRPr="0012744C" w:rsidRDefault="0012744C" w:rsidP="0012744C">
            <w:pPr>
              <w:spacing w:after="60"/>
              <w:rPr>
                <w:b/>
                <w:bCs/>
                <w:lang w:eastAsia="en-AU"/>
              </w:rPr>
            </w:pPr>
            <w:r w:rsidRPr="0012744C">
              <w:rPr>
                <w:b/>
                <w:bCs/>
                <w:lang w:eastAsia="en-AU"/>
              </w:rPr>
              <w:t>Founding/ownership</w:t>
            </w:r>
          </w:p>
        </w:tc>
        <w:tc>
          <w:tcPr>
            <w:tcW w:w="2797" w:type="dxa"/>
          </w:tcPr>
          <w:p w14:paraId="38A01325" w14:textId="7ABB92A8" w:rsidR="0012744C" w:rsidRDefault="0012744C" w:rsidP="0012744C">
            <w:pPr>
              <w:rPr>
                <w:lang w:eastAsia="en-AU"/>
              </w:rPr>
            </w:pPr>
            <w:r>
              <w:rPr>
                <w:lang w:eastAsia="en-AU"/>
              </w:rPr>
              <w:t>Founded 2006</w:t>
            </w:r>
          </w:p>
        </w:tc>
        <w:tc>
          <w:tcPr>
            <w:tcW w:w="3506" w:type="dxa"/>
          </w:tcPr>
          <w:p w14:paraId="700B3619" w14:textId="50E7BCA5" w:rsidR="0012744C" w:rsidRDefault="0012744C" w:rsidP="0012744C">
            <w:pPr>
              <w:rPr>
                <w:lang w:eastAsia="en-AU"/>
              </w:rPr>
            </w:pPr>
            <w:r>
              <w:rPr>
                <w:lang w:eastAsia="en-AU"/>
              </w:rPr>
              <w:t>Founded 2008 and owned by Microsoft since 2018</w:t>
            </w:r>
          </w:p>
        </w:tc>
        <w:tc>
          <w:tcPr>
            <w:tcW w:w="2219" w:type="dxa"/>
          </w:tcPr>
          <w:p w14:paraId="79275E1B" w14:textId="6A72F1F9" w:rsidR="0012744C" w:rsidRDefault="0012744C" w:rsidP="0012744C">
            <w:pPr>
              <w:rPr>
                <w:lang w:eastAsia="en-AU"/>
              </w:rPr>
            </w:pPr>
            <w:r>
              <w:rPr>
                <w:lang w:eastAsia="en-AU"/>
              </w:rPr>
              <w:t>Founded in 2015</w:t>
            </w:r>
          </w:p>
        </w:tc>
        <w:tc>
          <w:tcPr>
            <w:tcW w:w="3119" w:type="dxa"/>
          </w:tcPr>
          <w:p w14:paraId="765229EA" w14:textId="68FCE43E" w:rsidR="0012744C" w:rsidRDefault="00CC71C4" w:rsidP="0012744C">
            <w:pPr>
              <w:rPr>
                <w:lang w:eastAsia="en-AU"/>
              </w:rPr>
            </w:pPr>
            <w:r>
              <w:rPr>
                <w:lang w:eastAsia="en-AU"/>
              </w:rPr>
              <w:t xml:space="preserve">SonarQube is owned by </w:t>
            </w:r>
            <w:proofErr w:type="spellStart"/>
            <w:r>
              <w:rPr>
                <w:lang w:eastAsia="en-AU"/>
              </w:rPr>
              <w:t>SonarSource</w:t>
            </w:r>
            <w:proofErr w:type="spellEnd"/>
            <w:r>
              <w:rPr>
                <w:lang w:eastAsia="en-AU"/>
              </w:rPr>
              <w:t>, which was founded in 2008</w:t>
            </w:r>
          </w:p>
        </w:tc>
        <w:tc>
          <w:tcPr>
            <w:tcW w:w="1945" w:type="dxa"/>
          </w:tcPr>
          <w:p w14:paraId="491EFCCE" w14:textId="62A9F410" w:rsidR="0012744C" w:rsidRDefault="00123F48" w:rsidP="0012744C">
            <w:pPr>
              <w:rPr>
                <w:lang w:eastAsia="en-AU"/>
              </w:rPr>
            </w:pPr>
            <w:r>
              <w:rPr>
                <w:lang w:eastAsia="en-AU"/>
              </w:rPr>
              <w:t>Founded in 2008</w:t>
            </w:r>
          </w:p>
        </w:tc>
        <w:tc>
          <w:tcPr>
            <w:tcW w:w="1945" w:type="dxa"/>
          </w:tcPr>
          <w:p w14:paraId="44D53BFC" w14:textId="1F29B6DF" w:rsidR="0012744C" w:rsidRDefault="00140280" w:rsidP="0012744C">
            <w:pPr>
              <w:rPr>
                <w:lang w:eastAsia="en-AU"/>
              </w:rPr>
            </w:pPr>
            <w:r>
              <w:rPr>
                <w:lang w:eastAsia="en-AU"/>
              </w:rPr>
              <w:t>Founded in 1986</w:t>
            </w:r>
          </w:p>
        </w:tc>
        <w:tc>
          <w:tcPr>
            <w:tcW w:w="1945" w:type="dxa"/>
          </w:tcPr>
          <w:p w14:paraId="436B0185" w14:textId="3E013952" w:rsidR="0012744C" w:rsidRDefault="00A514F3" w:rsidP="0012744C">
            <w:pPr>
              <w:rPr>
                <w:lang w:eastAsia="en-AU"/>
              </w:rPr>
            </w:pPr>
            <w:r>
              <w:rPr>
                <w:lang w:eastAsia="en-AU"/>
              </w:rPr>
              <w:t>Founded in 2006</w:t>
            </w:r>
          </w:p>
        </w:tc>
      </w:tr>
      <w:tr w:rsidR="00EC5EB6" w14:paraId="2873EAF4" w14:textId="77777777" w:rsidTr="6F5BC4CD">
        <w:trPr>
          <w:cnfStyle w:val="000000100000" w:firstRow="0" w:lastRow="0" w:firstColumn="0" w:lastColumn="0" w:oddVBand="0" w:evenVBand="0" w:oddHBand="1" w:evenHBand="0" w:firstRowFirstColumn="0" w:firstRowLastColumn="0" w:lastRowFirstColumn="0" w:lastRowLastColumn="0"/>
        </w:trPr>
        <w:tc>
          <w:tcPr>
            <w:tcW w:w="2960" w:type="dxa"/>
          </w:tcPr>
          <w:p w14:paraId="0497B81C" w14:textId="2595E6D7" w:rsidR="0012744C" w:rsidRPr="0012744C" w:rsidRDefault="0012744C" w:rsidP="0012744C">
            <w:pPr>
              <w:spacing w:after="60"/>
              <w:rPr>
                <w:b/>
                <w:bCs/>
                <w:lang w:eastAsia="en-AU"/>
              </w:rPr>
            </w:pPr>
            <w:r w:rsidRPr="0012744C">
              <w:rPr>
                <w:b/>
                <w:bCs/>
                <w:lang w:eastAsia="en-AU"/>
              </w:rPr>
              <w:t>Location/s</w:t>
            </w:r>
          </w:p>
        </w:tc>
        <w:tc>
          <w:tcPr>
            <w:tcW w:w="2797" w:type="dxa"/>
          </w:tcPr>
          <w:p w14:paraId="4B7ECE48" w14:textId="5885CFC9" w:rsidR="0012744C" w:rsidRDefault="0012744C" w:rsidP="00CD197E">
            <w:pPr>
              <w:pStyle w:val="ListParagraph"/>
              <w:numPr>
                <w:ilvl w:val="0"/>
                <w:numId w:val="15"/>
              </w:numPr>
              <w:spacing w:before="0" w:after="0"/>
              <w:ind w:left="487"/>
              <w:rPr>
                <w:lang w:eastAsia="en-AU"/>
              </w:rPr>
            </w:pPr>
            <w:r>
              <w:rPr>
                <w:lang w:eastAsia="en-AU"/>
              </w:rPr>
              <w:t>Private cloud in Atlanta, Georgia, U</w:t>
            </w:r>
            <w:r w:rsidR="00EC5EB6">
              <w:rPr>
                <w:lang w:eastAsia="en-AU"/>
              </w:rPr>
              <w:t>S</w:t>
            </w:r>
          </w:p>
        </w:tc>
        <w:tc>
          <w:tcPr>
            <w:tcW w:w="3506" w:type="dxa"/>
          </w:tcPr>
          <w:p w14:paraId="653E4C37" w14:textId="55AF1EB3" w:rsidR="0012744C" w:rsidRDefault="0012744C" w:rsidP="00CD197E">
            <w:pPr>
              <w:pStyle w:val="ListParagraph"/>
              <w:numPr>
                <w:ilvl w:val="0"/>
                <w:numId w:val="15"/>
              </w:numPr>
              <w:spacing w:before="0" w:after="0"/>
              <w:ind w:left="487"/>
              <w:rPr>
                <w:lang w:eastAsia="en-AU"/>
              </w:rPr>
            </w:pPr>
            <w:r>
              <w:rPr>
                <w:lang w:eastAsia="en-AU"/>
              </w:rPr>
              <w:t>Boston, Massachusetts, U</w:t>
            </w:r>
            <w:r w:rsidR="00EC5EB6">
              <w:rPr>
                <w:lang w:eastAsia="en-AU"/>
              </w:rPr>
              <w:t>S</w:t>
            </w:r>
          </w:p>
          <w:p w14:paraId="21FEB971" w14:textId="77777777" w:rsidR="0012744C" w:rsidRDefault="0012744C" w:rsidP="00CD197E">
            <w:pPr>
              <w:pStyle w:val="ListParagraph"/>
              <w:numPr>
                <w:ilvl w:val="0"/>
                <w:numId w:val="15"/>
              </w:numPr>
              <w:spacing w:before="0" w:after="0"/>
              <w:ind w:left="487"/>
              <w:rPr>
                <w:lang w:eastAsia="en-AU"/>
              </w:rPr>
            </w:pPr>
            <w:r>
              <w:rPr>
                <w:lang w:eastAsia="en-AU"/>
              </w:rPr>
              <w:t>Tel Aviv, Israel</w:t>
            </w:r>
          </w:p>
          <w:p w14:paraId="441CE743" w14:textId="77777777" w:rsidR="0012744C" w:rsidRDefault="0012744C" w:rsidP="00CD197E">
            <w:pPr>
              <w:pStyle w:val="ListParagraph"/>
              <w:numPr>
                <w:ilvl w:val="0"/>
                <w:numId w:val="15"/>
              </w:numPr>
              <w:spacing w:before="0" w:after="0"/>
              <w:ind w:left="487"/>
              <w:rPr>
                <w:lang w:eastAsia="en-AU"/>
              </w:rPr>
            </w:pPr>
            <w:r>
              <w:rPr>
                <w:lang w:eastAsia="en-AU"/>
              </w:rPr>
              <w:t>Ottawa, Canada</w:t>
            </w:r>
          </w:p>
          <w:p w14:paraId="23E0CC8F" w14:textId="77777777" w:rsidR="0012744C" w:rsidRDefault="0012744C" w:rsidP="00CD197E">
            <w:pPr>
              <w:pStyle w:val="ListParagraph"/>
              <w:numPr>
                <w:ilvl w:val="0"/>
                <w:numId w:val="15"/>
              </w:numPr>
              <w:spacing w:before="0" w:after="0"/>
              <w:ind w:left="487"/>
              <w:rPr>
                <w:lang w:eastAsia="en-AU"/>
              </w:rPr>
            </w:pPr>
            <w:r>
              <w:rPr>
                <w:lang w:eastAsia="en-AU"/>
              </w:rPr>
              <w:t>Zurich, Austria</w:t>
            </w:r>
          </w:p>
          <w:p w14:paraId="5ABC7E44" w14:textId="02144DEA" w:rsidR="0012744C" w:rsidRDefault="0012744C" w:rsidP="00CD197E">
            <w:pPr>
              <w:pStyle w:val="ListParagraph"/>
              <w:numPr>
                <w:ilvl w:val="0"/>
                <w:numId w:val="15"/>
              </w:numPr>
              <w:spacing w:before="0" w:after="0"/>
              <w:ind w:left="487"/>
              <w:rPr>
                <w:lang w:eastAsia="en-AU"/>
              </w:rPr>
            </w:pPr>
            <w:r>
              <w:rPr>
                <w:lang w:eastAsia="en-AU"/>
              </w:rPr>
              <w:t>London, England</w:t>
            </w:r>
          </w:p>
        </w:tc>
        <w:tc>
          <w:tcPr>
            <w:tcW w:w="2219" w:type="dxa"/>
          </w:tcPr>
          <w:p w14:paraId="0C44D5F1" w14:textId="77777777" w:rsidR="0012744C" w:rsidRDefault="0012744C" w:rsidP="00CD197E">
            <w:pPr>
              <w:pStyle w:val="ListParagraph"/>
              <w:numPr>
                <w:ilvl w:val="0"/>
                <w:numId w:val="15"/>
              </w:numPr>
              <w:spacing w:before="0" w:after="0"/>
              <w:ind w:left="487"/>
              <w:rPr>
                <w:lang w:eastAsia="en-AU"/>
              </w:rPr>
            </w:pPr>
          </w:p>
        </w:tc>
        <w:tc>
          <w:tcPr>
            <w:tcW w:w="3119" w:type="dxa"/>
          </w:tcPr>
          <w:p w14:paraId="47D02CDB" w14:textId="77777777" w:rsidR="0012744C" w:rsidRDefault="0012744C" w:rsidP="00CD197E">
            <w:pPr>
              <w:pStyle w:val="ListParagraph"/>
              <w:numPr>
                <w:ilvl w:val="0"/>
                <w:numId w:val="15"/>
              </w:numPr>
              <w:spacing w:before="0" w:after="0"/>
              <w:ind w:left="487"/>
              <w:rPr>
                <w:lang w:eastAsia="en-AU"/>
              </w:rPr>
            </w:pPr>
          </w:p>
        </w:tc>
        <w:tc>
          <w:tcPr>
            <w:tcW w:w="1945" w:type="dxa"/>
          </w:tcPr>
          <w:p w14:paraId="1855B124" w14:textId="77777777" w:rsidR="0012744C" w:rsidRDefault="0012744C" w:rsidP="00CD197E">
            <w:pPr>
              <w:pStyle w:val="ListParagraph"/>
              <w:numPr>
                <w:ilvl w:val="0"/>
                <w:numId w:val="15"/>
              </w:numPr>
              <w:spacing w:before="0" w:after="0"/>
              <w:ind w:left="487"/>
              <w:rPr>
                <w:lang w:eastAsia="en-AU"/>
              </w:rPr>
            </w:pPr>
          </w:p>
        </w:tc>
        <w:tc>
          <w:tcPr>
            <w:tcW w:w="1945" w:type="dxa"/>
          </w:tcPr>
          <w:p w14:paraId="2A7974EA" w14:textId="77777777" w:rsidR="0012744C" w:rsidRDefault="0012744C" w:rsidP="00CD197E">
            <w:pPr>
              <w:pStyle w:val="ListParagraph"/>
              <w:numPr>
                <w:ilvl w:val="0"/>
                <w:numId w:val="15"/>
              </w:numPr>
              <w:spacing w:before="0" w:after="0"/>
              <w:ind w:left="487"/>
              <w:rPr>
                <w:lang w:eastAsia="en-AU"/>
              </w:rPr>
            </w:pPr>
          </w:p>
        </w:tc>
        <w:tc>
          <w:tcPr>
            <w:tcW w:w="1945" w:type="dxa"/>
          </w:tcPr>
          <w:p w14:paraId="10870FC0" w14:textId="77777777" w:rsidR="0012744C" w:rsidRDefault="0012744C" w:rsidP="00CD197E">
            <w:pPr>
              <w:pStyle w:val="ListParagraph"/>
              <w:numPr>
                <w:ilvl w:val="0"/>
                <w:numId w:val="15"/>
              </w:numPr>
              <w:spacing w:before="0" w:after="0"/>
              <w:ind w:left="487"/>
              <w:rPr>
                <w:lang w:eastAsia="en-AU"/>
              </w:rPr>
            </w:pPr>
          </w:p>
        </w:tc>
      </w:tr>
      <w:tr w:rsidR="0012744C" w14:paraId="0544A648" w14:textId="77777777" w:rsidTr="6F5BC4CD">
        <w:tc>
          <w:tcPr>
            <w:tcW w:w="2960" w:type="dxa"/>
          </w:tcPr>
          <w:p w14:paraId="549693CB" w14:textId="5D4F93D5" w:rsidR="0012744C" w:rsidRPr="0012744C" w:rsidRDefault="0012744C" w:rsidP="0012744C">
            <w:pPr>
              <w:spacing w:after="60"/>
              <w:rPr>
                <w:b/>
                <w:bCs/>
                <w:lang w:eastAsia="en-AU"/>
              </w:rPr>
            </w:pPr>
            <w:r w:rsidRPr="0012744C">
              <w:rPr>
                <w:b/>
                <w:bCs/>
                <w:lang w:eastAsia="en-AU"/>
              </w:rPr>
              <w:t>Integration</w:t>
            </w:r>
          </w:p>
        </w:tc>
        <w:tc>
          <w:tcPr>
            <w:tcW w:w="2797" w:type="dxa"/>
          </w:tcPr>
          <w:p w14:paraId="2AC45063" w14:textId="77777777" w:rsidR="0012744C" w:rsidRDefault="0012744C" w:rsidP="00CD197E">
            <w:pPr>
              <w:pStyle w:val="ListParagraph"/>
              <w:numPr>
                <w:ilvl w:val="0"/>
                <w:numId w:val="15"/>
              </w:numPr>
              <w:spacing w:before="0" w:after="0"/>
              <w:ind w:left="487"/>
              <w:rPr>
                <w:lang w:eastAsia="en-AU"/>
              </w:rPr>
            </w:pPr>
            <w:r>
              <w:rPr>
                <w:lang w:eastAsia="en-AU"/>
              </w:rPr>
              <w:t>DevOps</w:t>
            </w:r>
          </w:p>
          <w:p w14:paraId="484CBD7B" w14:textId="77777777" w:rsidR="0012744C" w:rsidRDefault="0012744C" w:rsidP="00CD197E">
            <w:pPr>
              <w:pStyle w:val="ListParagraph"/>
              <w:numPr>
                <w:ilvl w:val="0"/>
                <w:numId w:val="15"/>
              </w:numPr>
              <w:spacing w:before="0" w:after="0"/>
              <w:ind w:left="487"/>
              <w:rPr>
                <w:lang w:eastAsia="en-AU"/>
              </w:rPr>
            </w:pPr>
            <w:r>
              <w:rPr>
                <w:lang w:eastAsia="en-AU"/>
              </w:rPr>
              <w:t>GitHub</w:t>
            </w:r>
          </w:p>
          <w:p w14:paraId="2FB0C3D0" w14:textId="430DF784" w:rsidR="0012744C" w:rsidRDefault="0012744C" w:rsidP="00CD197E">
            <w:pPr>
              <w:pStyle w:val="ListParagraph"/>
              <w:numPr>
                <w:ilvl w:val="0"/>
                <w:numId w:val="15"/>
              </w:numPr>
              <w:spacing w:before="0" w:after="0"/>
              <w:ind w:left="487"/>
              <w:rPr>
                <w:lang w:eastAsia="en-AU"/>
              </w:rPr>
            </w:pPr>
            <w:r>
              <w:rPr>
                <w:lang w:eastAsia="en-AU"/>
              </w:rPr>
              <w:t>IDE</w:t>
            </w:r>
          </w:p>
        </w:tc>
        <w:tc>
          <w:tcPr>
            <w:tcW w:w="3506" w:type="dxa"/>
          </w:tcPr>
          <w:p w14:paraId="0972BA3B" w14:textId="77777777" w:rsidR="0012744C" w:rsidRDefault="0012744C" w:rsidP="00CD197E">
            <w:pPr>
              <w:pStyle w:val="ListParagraph"/>
              <w:numPr>
                <w:ilvl w:val="0"/>
                <w:numId w:val="15"/>
              </w:numPr>
              <w:spacing w:before="0" w:after="0"/>
              <w:ind w:left="487"/>
              <w:rPr>
                <w:lang w:eastAsia="en-AU"/>
              </w:rPr>
            </w:pPr>
            <w:r>
              <w:rPr>
                <w:lang w:eastAsia="en-AU"/>
              </w:rPr>
              <w:t>DevOps</w:t>
            </w:r>
          </w:p>
          <w:p w14:paraId="115F2F7F" w14:textId="77777777" w:rsidR="0012744C" w:rsidRDefault="0012744C" w:rsidP="00CD197E">
            <w:pPr>
              <w:pStyle w:val="ListParagraph"/>
              <w:numPr>
                <w:ilvl w:val="0"/>
                <w:numId w:val="15"/>
              </w:numPr>
              <w:spacing w:before="0" w:after="0"/>
              <w:ind w:left="487"/>
              <w:rPr>
                <w:lang w:eastAsia="en-AU"/>
              </w:rPr>
            </w:pPr>
            <w:r>
              <w:rPr>
                <w:lang w:eastAsia="en-AU"/>
              </w:rPr>
              <w:t>GitHub</w:t>
            </w:r>
          </w:p>
          <w:p w14:paraId="2B54E013" w14:textId="0BADC83F" w:rsidR="0012744C" w:rsidRDefault="0012744C" w:rsidP="00CD197E">
            <w:pPr>
              <w:pStyle w:val="ListParagraph"/>
              <w:numPr>
                <w:ilvl w:val="0"/>
                <w:numId w:val="15"/>
              </w:numPr>
              <w:spacing w:before="0" w:after="0"/>
              <w:ind w:left="487"/>
              <w:rPr>
                <w:lang w:eastAsia="en-AU"/>
              </w:rPr>
            </w:pPr>
            <w:r>
              <w:rPr>
                <w:lang w:eastAsia="en-AU"/>
              </w:rPr>
              <w:t>IDE</w:t>
            </w:r>
          </w:p>
        </w:tc>
        <w:tc>
          <w:tcPr>
            <w:tcW w:w="2219" w:type="dxa"/>
          </w:tcPr>
          <w:p w14:paraId="18E613B2" w14:textId="77777777" w:rsidR="0012744C" w:rsidRDefault="0012744C" w:rsidP="00CD197E">
            <w:pPr>
              <w:pStyle w:val="ListParagraph"/>
              <w:numPr>
                <w:ilvl w:val="0"/>
                <w:numId w:val="15"/>
              </w:numPr>
              <w:spacing w:before="0" w:after="0"/>
              <w:ind w:left="487"/>
              <w:rPr>
                <w:lang w:eastAsia="en-AU"/>
              </w:rPr>
            </w:pPr>
            <w:r>
              <w:rPr>
                <w:lang w:eastAsia="en-AU"/>
              </w:rPr>
              <w:t>DevOps</w:t>
            </w:r>
          </w:p>
          <w:p w14:paraId="4D8E5BAB" w14:textId="77777777" w:rsidR="0012744C" w:rsidRDefault="0012744C" w:rsidP="00CD197E">
            <w:pPr>
              <w:pStyle w:val="ListParagraph"/>
              <w:numPr>
                <w:ilvl w:val="0"/>
                <w:numId w:val="15"/>
              </w:numPr>
              <w:spacing w:before="0" w:after="0"/>
              <w:ind w:left="487"/>
              <w:rPr>
                <w:lang w:eastAsia="en-AU"/>
              </w:rPr>
            </w:pPr>
            <w:r>
              <w:rPr>
                <w:lang w:eastAsia="en-AU"/>
              </w:rPr>
              <w:t>GitHub</w:t>
            </w:r>
          </w:p>
          <w:p w14:paraId="722506C0" w14:textId="695F9E50" w:rsidR="0012744C" w:rsidRDefault="0012744C" w:rsidP="00CD197E">
            <w:pPr>
              <w:pStyle w:val="ListParagraph"/>
              <w:numPr>
                <w:ilvl w:val="0"/>
                <w:numId w:val="15"/>
              </w:numPr>
              <w:spacing w:before="0" w:after="0"/>
              <w:ind w:left="487"/>
              <w:rPr>
                <w:lang w:eastAsia="en-AU"/>
              </w:rPr>
            </w:pPr>
            <w:r>
              <w:rPr>
                <w:lang w:eastAsia="en-AU"/>
              </w:rPr>
              <w:t>IDE</w:t>
            </w:r>
          </w:p>
        </w:tc>
        <w:tc>
          <w:tcPr>
            <w:tcW w:w="3119" w:type="dxa"/>
          </w:tcPr>
          <w:p w14:paraId="69774745" w14:textId="77777777" w:rsidR="00CC71C4" w:rsidRDefault="00CC71C4" w:rsidP="00CD197E">
            <w:pPr>
              <w:pStyle w:val="ListParagraph"/>
              <w:numPr>
                <w:ilvl w:val="0"/>
                <w:numId w:val="15"/>
              </w:numPr>
              <w:spacing w:before="0" w:after="0"/>
              <w:ind w:left="487"/>
              <w:rPr>
                <w:lang w:eastAsia="en-AU"/>
              </w:rPr>
            </w:pPr>
            <w:r>
              <w:rPr>
                <w:lang w:eastAsia="en-AU"/>
              </w:rPr>
              <w:t>DevOps</w:t>
            </w:r>
          </w:p>
          <w:p w14:paraId="1FF623B2" w14:textId="77777777" w:rsidR="00CC71C4" w:rsidRDefault="00CC71C4" w:rsidP="00CD197E">
            <w:pPr>
              <w:pStyle w:val="ListParagraph"/>
              <w:numPr>
                <w:ilvl w:val="0"/>
                <w:numId w:val="15"/>
              </w:numPr>
              <w:spacing w:before="0" w:after="0"/>
              <w:ind w:left="487"/>
              <w:rPr>
                <w:lang w:eastAsia="en-AU"/>
              </w:rPr>
            </w:pPr>
            <w:r>
              <w:rPr>
                <w:lang w:eastAsia="en-AU"/>
              </w:rPr>
              <w:t>GitHub</w:t>
            </w:r>
          </w:p>
          <w:p w14:paraId="1180E964" w14:textId="40C42048" w:rsidR="0012744C" w:rsidRDefault="00CC71C4" w:rsidP="00CD197E">
            <w:pPr>
              <w:pStyle w:val="ListParagraph"/>
              <w:numPr>
                <w:ilvl w:val="0"/>
                <w:numId w:val="15"/>
              </w:numPr>
              <w:spacing w:before="0" w:after="0"/>
              <w:ind w:left="487"/>
              <w:rPr>
                <w:lang w:eastAsia="en-AU"/>
              </w:rPr>
            </w:pPr>
            <w:r>
              <w:rPr>
                <w:lang w:eastAsia="en-AU"/>
              </w:rPr>
              <w:t>IDE</w:t>
            </w:r>
          </w:p>
        </w:tc>
        <w:tc>
          <w:tcPr>
            <w:tcW w:w="1945" w:type="dxa"/>
          </w:tcPr>
          <w:p w14:paraId="066FC2DA" w14:textId="77777777" w:rsidR="00123F48" w:rsidRDefault="00123F48" w:rsidP="00123F48">
            <w:pPr>
              <w:pStyle w:val="ListParagraph"/>
              <w:numPr>
                <w:ilvl w:val="0"/>
                <w:numId w:val="15"/>
              </w:numPr>
              <w:spacing w:after="0"/>
              <w:ind w:left="487"/>
              <w:rPr>
                <w:lang w:eastAsia="en-AU"/>
              </w:rPr>
            </w:pPr>
            <w:r>
              <w:rPr>
                <w:lang w:eastAsia="en-AU"/>
              </w:rPr>
              <w:t>DevOps</w:t>
            </w:r>
          </w:p>
          <w:p w14:paraId="19865BB3" w14:textId="0892E736" w:rsidR="0012744C" w:rsidRDefault="00123F48" w:rsidP="00123F48">
            <w:pPr>
              <w:pStyle w:val="ListParagraph"/>
              <w:numPr>
                <w:ilvl w:val="0"/>
                <w:numId w:val="15"/>
              </w:numPr>
              <w:spacing w:before="0" w:after="0"/>
              <w:ind w:left="487"/>
              <w:rPr>
                <w:lang w:eastAsia="en-AU"/>
              </w:rPr>
            </w:pPr>
            <w:r w:rsidRPr="0053494D">
              <w:rPr>
                <w:lang w:eastAsia="en-AU"/>
              </w:rPr>
              <w:t>GitHub</w:t>
            </w:r>
          </w:p>
        </w:tc>
        <w:tc>
          <w:tcPr>
            <w:tcW w:w="1945" w:type="dxa"/>
          </w:tcPr>
          <w:p w14:paraId="37917D00" w14:textId="77777777" w:rsidR="00140280" w:rsidRDefault="00140280" w:rsidP="00140280">
            <w:pPr>
              <w:pStyle w:val="ListParagraph"/>
              <w:numPr>
                <w:ilvl w:val="0"/>
                <w:numId w:val="15"/>
              </w:numPr>
              <w:spacing w:after="0"/>
              <w:ind w:left="487"/>
              <w:rPr>
                <w:lang w:eastAsia="en-AU"/>
              </w:rPr>
            </w:pPr>
            <w:r>
              <w:rPr>
                <w:lang w:eastAsia="en-AU"/>
              </w:rPr>
              <w:t>DevOps</w:t>
            </w:r>
          </w:p>
          <w:p w14:paraId="5278A89C" w14:textId="63753B45" w:rsidR="0012744C" w:rsidRDefault="00140280" w:rsidP="00140280">
            <w:pPr>
              <w:pStyle w:val="ListParagraph"/>
              <w:numPr>
                <w:ilvl w:val="0"/>
                <w:numId w:val="15"/>
              </w:numPr>
              <w:spacing w:before="0" w:after="0"/>
              <w:ind w:left="487"/>
              <w:rPr>
                <w:lang w:eastAsia="en-AU"/>
              </w:rPr>
            </w:pPr>
            <w:r w:rsidRPr="0053494D">
              <w:rPr>
                <w:lang w:eastAsia="en-AU"/>
              </w:rPr>
              <w:t>GitHub</w:t>
            </w:r>
          </w:p>
        </w:tc>
        <w:tc>
          <w:tcPr>
            <w:tcW w:w="1945" w:type="dxa"/>
          </w:tcPr>
          <w:p w14:paraId="6F8A8160" w14:textId="77777777" w:rsidR="00140280" w:rsidRDefault="00140280" w:rsidP="00140280">
            <w:pPr>
              <w:pStyle w:val="ListParagraph"/>
              <w:numPr>
                <w:ilvl w:val="0"/>
                <w:numId w:val="15"/>
              </w:numPr>
              <w:spacing w:after="0"/>
              <w:ind w:left="487"/>
              <w:rPr>
                <w:lang w:eastAsia="en-AU"/>
              </w:rPr>
            </w:pPr>
            <w:r>
              <w:rPr>
                <w:lang w:eastAsia="en-AU"/>
              </w:rPr>
              <w:t>DevOps</w:t>
            </w:r>
          </w:p>
          <w:p w14:paraId="79E9468E" w14:textId="2F922661" w:rsidR="0012744C" w:rsidRDefault="00140280" w:rsidP="00140280">
            <w:pPr>
              <w:pStyle w:val="ListParagraph"/>
              <w:numPr>
                <w:ilvl w:val="0"/>
                <w:numId w:val="15"/>
              </w:numPr>
              <w:spacing w:before="0" w:after="0"/>
              <w:ind w:left="487"/>
              <w:rPr>
                <w:lang w:eastAsia="en-AU"/>
              </w:rPr>
            </w:pPr>
            <w:r w:rsidRPr="0053494D">
              <w:rPr>
                <w:lang w:eastAsia="en-AU"/>
              </w:rPr>
              <w:t>GitHub</w:t>
            </w:r>
          </w:p>
        </w:tc>
      </w:tr>
      <w:tr w:rsidR="00EC5EB6" w14:paraId="5B76BF4E" w14:textId="77777777" w:rsidTr="6F5BC4CD">
        <w:trPr>
          <w:cnfStyle w:val="000000100000" w:firstRow="0" w:lastRow="0" w:firstColumn="0" w:lastColumn="0" w:oddVBand="0" w:evenVBand="0" w:oddHBand="1" w:evenHBand="0" w:firstRowFirstColumn="0" w:firstRowLastColumn="0" w:lastRowFirstColumn="0" w:lastRowLastColumn="0"/>
        </w:trPr>
        <w:tc>
          <w:tcPr>
            <w:tcW w:w="2960" w:type="dxa"/>
          </w:tcPr>
          <w:p w14:paraId="7227CD14" w14:textId="22BA2A19" w:rsidR="0012744C" w:rsidRPr="0012744C" w:rsidRDefault="0012744C" w:rsidP="0012744C">
            <w:pPr>
              <w:spacing w:after="60"/>
              <w:rPr>
                <w:b/>
                <w:bCs/>
                <w:lang w:eastAsia="en-AU"/>
              </w:rPr>
            </w:pPr>
            <w:r w:rsidRPr="0012744C">
              <w:rPr>
                <w:b/>
                <w:bCs/>
                <w:lang w:eastAsia="en-AU"/>
              </w:rPr>
              <w:t>Cost</w:t>
            </w:r>
          </w:p>
        </w:tc>
        <w:tc>
          <w:tcPr>
            <w:tcW w:w="2797" w:type="dxa"/>
          </w:tcPr>
          <w:p w14:paraId="7BF36FC6" w14:textId="1FDFCCDD" w:rsidR="0012744C" w:rsidRDefault="0012744C" w:rsidP="0012744C">
            <w:pPr>
              <w:rPr>
                <w:lang w:eastAsia="en-AU"/>
              </w:rPr>
            </w:pPr>
            <w:r>
              <w:rPr>
                <w:lang w:eastAsia="en-AU"/>
              </w:rPr>
              <w:t>From $59,000/year</w:t>
            </w:r>
          </w:p>
        </w:tc>
        <w:tc>
          <w:tcPr>
            <w:tcW w:w="3506" w:type="dxa"/>
          </w:tcPr>
          <w:p w14:paraId="4513F458" w14:textId="37CE1606" w:rsidR="0012744C" w:rsidRDefault="0012744C" w:rsidP="0012744C">
            <w:pPr>
              <w:rPr>
                <w:lang w:eastAsia="en-AU"/>
              </w:rPr>
            </w:pPr>
            <w:r>
              <w:rPr>
                <w:rFonts w:ascii="Symbol" w:eastAsia="Symbol" w:hAnsi="Symbol" w:cs="Symbol"/>
                <w:lang w:eastAsia="en-AU"/>
              </w:rPr>
              <w:t></w:t>
            </w:r>
            <w:r>
              <w:rPr>
                <w:lang w:eastAsia="en-AU"/>
              </w:rPr>
              <w:t xml:space="preserve"> $80/month/active committers</w:t>
            </w:r>
          </w:p>
        </w:tc>
        <w:tc>
          <w:tcPr>
            <w:tcW w:w="2219" w:type="dxa"/>
          </w:tcPr>
          <w:p w14:paraId="29919FB9" w14:textId="65DBE83D" w:rsidR="0012744C" w:rsidRDefault="0012744C" w:rsidP="0012744C">
            <w:pPr>
              <w:rPr>
                <w:lang w:eastAsia="en-AU"/>
              </w:rPr>
            </w:pPr>
            <w:r>
              <w:rPr>
                <w:rFonts w:ascii="Symbol" w:eastAsia="Symbol" w:hAnsi="Symbol" w:cs="Symbol"/>
                <w:lang w:eastAsia="en-AU"/>
              </w:rPr>
              <w:t></w:t>
            </w:r>
            <w:r>
              <w:rPr>
                <w:lang w:eastAsia="en-AU"/>
              </w:rPr>
              <w:t xml:space="preserve"> $85/month/active committers</w:t>
            </w:r>
          </w:p>
        </w:tc>
        <w:tc>
          <w:tcPr>
            <w:tcW w:w="3119" w:type="dxa"/>
          </w:tcPr>
          <w:p w14:paraId="52906A1E" w14:textId="77777777" w:rsidR="00CC71C4" w:rsidRDefault="00CC71C4" w:rsidP="6F5BC4CD">
            <w:pPr>
              <w:spacing w:after="0"/>
              <w:rPr>
                <w:lang w:eastAsia="en-AU"/>
              </w:rPr>
            </w:pPr>
            <w:r w:rsidRPr="6F5BC4CD">
              <w:rPr>
                <w:rFonts w:eastAsiaTheme="minorEastAsia"/>
                <w:szCs w:val="22"/>
                <w:lang w:eastAsia="en-AU"/>
              </w:rPr>
              <w:t>Per line of code subscription</w:t>
            </w:r>
          </w:p>
          <w:p w14:paraId="52A9482F" w14:textId="29CE345A" w:rsidR="0012744C" w:rsidRDefault="00CC71C4" w:rsidP="6F5BC4CD">
            <w:pPr>
              <w:rPr>
                <w:lang w:eastAsia="en-AU"/>
              </w:rPr>
            </w:pPr>
            <w:r w:rsidRPr="6F5BC4CD">
              <w:rPr>
                <w:rFonts w:eastAsiaTheme="minorEastAsia"/>
                <w:szCs w:val="22"/>
                <w:lang w:eastAsia="en-AU"/>
              </w:rPr>
              <w:t>Current subscription for 5 million lines</w:t>
            </w:r>
            <w:r w:rsidR="4537D8BF" w:rsidRPr="6F5BC4CD">
              <w:rPr>
                <w:rFonts w:eastAsiaTheme="minorEastAsia"/>
                <w:szCs w:val="22"/>
                <w:lang w:eastAsia="en-AU"/>
              </w:rPr>
              <w:t xml:space="preserve"> (</w:t>
            </w:r>
            <w:r w:rsidR="4537D8BF" w:rsidRPr="00CF60A4">
              <w:rPr>
                <w:rFonts w:eastAsiaTheme="minorEastAsia"/>
                <w:szCs w:val="22"/>
                <w:lang w:eastAsia="en-AU"/>
              </w:rPr>
              <w:t>$60,714.80)</w:t>
            </w:r>
          </w:p>
        </w:tc>
        <w:tc>
          <w:tcPr>
            <w:tcW w:w="1945" w:type="dxa"/>
          </w:tcPr>
          <w:p w14:paraId="434313F5" w14:textId="7FE06DE4" w:rsidR="0012744C" w:rsidRDefault="00123F48" w:rsidP="0012744C">
            <w:pPr>
              <w:rPr>
                <w:lang w:eastAsia="en-AU"/>
              </w:rPr>
            </w:pPr>
            <w:r>
              <w:rPr>
                <w:lang w:eastAsia="en-AU"/>
              </w:rPr>
              <w:t>$675 per team member</w:t>
            </w:r>
          </w:p>
        </w:tc>
        <w:tc>
          <w:tcPr>
            <w:tcW w:w="1945" w:type="dxa"/>
          </w:tcPr>
          <w:p w14:paraId="7F617285" w14:textId="5AED245D" w:rsidR="0012744C" w:rsidRDefault="00140280" w:rsidP="0012744C">
            <w:pPr>
              <w:rPr>
                <w:lang w:eastAsia="en-AU"/>
              </w:rPr>
            </w:pPr>
            <w:r>
              <w:rPr>
                <w:lang w:eastAsia="en-AU"/>
              </w:rPr>
              <w:t>$675 per team member</w:t>
            </w:r>
          </w:p>
        </w:tc>
        <w:tc>
          <w:tcPr>
            <w:tcW w:w="1945" w:type="dxa"/>
          </w:tcPr>
          <w:p w14:paraId="58735452" w14:textId="5246B28C" w:rsidR="0012744C" w:rsidRDefault="00A514F3" w:rsidP="0012744C">
            <w:pPr>
              <w:rPr>
                <w:lang w:eastAsia="en-AU"/>
              </w:rPr>
            </w:pPr>
            <w:r>
              <w:rPr>
                <w:lang w:eastAsia="en-AU"/>
              </w:rPr>
              <w:t>?</w:t>
            </w:r>
          </w:p>
        </w:tc>
      </w:tr>
    </w:tbl>
    <w:p w14:paraId="7EEDF21C" w14:textId="77777777" w:rsidR="00140280" w:rsidRDefault="00140280" w:rsidP="00087C0D">
      <w:pPr>
        <w:rPr>
          <w:lang w:eastAsia="en-AU"/>
        </w:rPr>
      </w:pPr>
    </w:p>
    <w:p w14:paraId="1F4F53F4" w14:textId="77777777" w:rsidR="0085463F" w:rsidRDefault="0085463F">
      <w:pPr>
        <w:spacing w:after="0" w:line="240" w:lineRule="auto"/>
        <w:rPr>
          <w:lang w:eastAsia="en-AU"/>
        </w:rPr>
      </w:pPr>
      <w:r>
        <w:rPr>
          <w:lang w:eastAsia="en-AU"/>
        </w:rPr>
        <w:br w:type="page"/>
      </w:r>
    </w:p>
    <w:p w14:paraId="4EE9EDBE" w14:textId="01B53217" w:rsidR="00707CE6" w:rsidRDefault="00B7211F" w:rsidP="0085463F">
      <w:pPr>
        <w:keepNext/>
        <w:rPr>
          <w:lang w:eastAsia="en-AU"/>
        </w:rPr>
      </w:pPr>
      <w:r>
        <w:rPr>
          <w:lang w:eastAsia="en-AU"/>
        </w:rPr>
        <w:lastRenderedPageBreak/>
        <w:t xml:space="preserve">The table below captures the </w:t>
      </w:r>
      <w:r w:rsidR="00D06456">
        <w:rPr>
          <w:lang w:eastAsia="en-AU"/>
        </w:rPr>
        <w:t xml:space="preserve">various features included with each </w:t>
      </w:r>
      <w:r w:rsidR="004945E0">
        <w:rPr>
          <w:lang w:eastAsia="en-AU"/>
        </w:rPr>
        <w:t>product</w:t>
      </w:r>
      <w:r w:rsidR="00D06456">
        <w:rPr>
          <w:lang w:eastAsia="en-AU"/>
        </w:rPr>
        <w:t>.</w:t>
      </w:r>
    </w:p>
    <w:tbl>
      <w:tblPr>
        <w:tblStyle w:val="Style1"/>
        <w:tblW w:w="21455" w:type="dxa"/>
        <w:tblLayout w:type="fixed"/>
        <w:tblLook w:val="04A0" w:firstRow="1" w:lastRow="0" w:firstColumn="1" w:lastColumn="0" w:noHBand="0" w:noVBand="1"/>
      </w:tblPr>
      <w:tblGrid>
        <w:gridCol w:w="709"/>
        <w:gridCol w:w="3686"/>
        <w:gridCol w:w="2437"/>
        <w:gridCol w:w="2437"/>
        <w:gridCol w:w="2437"/>
        <w:gridCol w:w="2437"/>
        <w:gridCol w:w="2437"/>
        <w:gridCol w:w="2437"/>
        <w:gridCol w:w="2438"/>
      </w:tblGrid>
      <w:tr w:rsidR="00E95D9C" w14:paraId="19F3060B" w14:textId="77777777" w:rsidTr="004D669B">
        <w:trPr>
          <w:cnfStyle w:val="100000000000" w:firstRow="1" w:lastRow="0" w:firstColumn="0" w:lastColumn="0" w:oddVBand="0" w:evenVBand="0" w:oddHBand="0" w:evenHBand="0" w:firstRowFirstColumn="0" w:firstRowLastColumn="0" w:lastRowFirstColumn="0" w:lastRowLastColumn="0"/>
        </w:trPr>
        <w:tc>
          <w:tcPr>
            <w:tcW w:w="709" w:type="dxa"/>
            <w:tcBorders>
              <w:top w:val="nil"/>
              <w:bottom w:val="nil"/>
            </w:tcBorders>
          </w:tcPr>
          <w:p w14:paraId="62D108B7" w14:textId="77777777" w:rsidR="00E95D9C" w:rsidRDefault="00E95D9C" w:rsidP="0039452D">
            <w:pPr>
              <w:spacing w:before="0" w:after="0" w:line="336" w:lineRule="auto"/>
              <w:rPr>
                <w:b/>
                <w:bCs/>
                <w:color w:val="007687" w:themeColor="text1"/>
                <w:lang w:eastAsia="en-AU"/>
              </w:rPr>
            </w:pPr>
          </w:p>
        </w:tc>
        <w:tc>
          <w:tcPr>
            <w:tcW w:w="3686" w:type="dxa"/>
            <w:vAlign w:val="bottom"/>
          </w:tcPr>
          <w:p w14:paraId="28F5725F" w14:textId="7721B2B0" w:rsidR="00E95D9C" w:rsidRPr="00BB1E0D" w:rsidRDefault="00E95D9C" w:rsidP="0039452D">
            <w:pPr>
              <w:spacing w:before="0" w:after="0" w:line="336" w:lineRule="auto"/>
              <w:rPr>
                <w:b/>
                <w:bCs/>
                <w:color w:val="007687" w:themeColor="text1"/>
                <w:lang w:eastAsia="en-AU"/>
              </w:rPr>
            </w:pPr>
            <w:r>
              <w:rPr>
                <w:b/>
                <w:bCs/>
                <w:color w:val="007687" w:themeColor="text1"/>
                <w:lang w:eastAsia="en-AU"/>
              </w:rPr>
              <w:t>Feature</w:t>
            </w:r>
          </w:p>
        </w:tc>
        <w:tc>
          <w:tcPr>
            <w:tcW w:w="2437" w:type="dxa"/>
            <w:vAlign w:val="bottom"/>
          </w:tcPr>
          <w:p w14:paraId="6B315FE8" w14:textId="3337A78E" w:rsidR="00E95D9C" w:rsidRPr="009E7CBA" w:rsidRDefault="00E95D9C" w:rsidP="0039452D">
            <w:pPr>
              <w:spacing w:before="0" w:after="0" w:line="336" w:lineRule="auto"/>
              <w:rPr>
                <w:b/>
                <w:bCs/>
                <w:color w:val="007687" w:themeColor="text1"/>
                <w:lang w:eastAsia="en-AU"/>
              </w:rPr>
            </w:pPr>
            <w:proofErr w:type="spellStart"/>
            <w:r>
              <w:rPr>
                <w:b/>
                <w:bCs/>
                <w:color w:val="007687" w:themeColor="text1"/>
                <w:lang w:eastAsia="en-AU"/>
              </w:rPr>
              <w:t>CheckMarx</w:t>
            </w:r>
            <w:proofErr w:type="spellEnd"/>
            <w:r w:rsidR="0026459F">
              <w:rPr>
                <w:b/>
                <w:bCs/>
                <w:color w:val="007687" w:themeColor="text1"/>
                <w:lang w:eastAsia="en-AU"/>
              </w:rPr>
              <w:t xml:space="preserve"> SAST</w:t>
            </w:r>
          </w:p>
        </w:tc>
        <w:tc>
          <w:tcPr>
            <w:tcW w:w="2437" w:type="dxa"/>
            <w:vAlign w:val="bottom"/>
          </w:tcPr>
          <w:p w14:paraId="6039265D" w14:textId="3487480B" w:rsidR="00E95D9C" w:rsidRPr="009E7CBA" w:rsidRDefault="00E95D9C" w:rsidP="0039452D">
            <w:pPr>
              <w:spacing w:before="0" w:after="0" w:line="336" w:lineRule="auto"/>
              <w:rPr>
                <w:b/>
                <w:bCs/>
                <w:color w:val="007687" w:themeColor="text1"/>
                <w:lang w:eastAsia="en-AU"/>
              </w:rPr>
            </w:pPr>
            <w:r>
              <w:rPr>
                <w:b/>
                <w:bCs/>
                <w:color w:val="007687" w:themeColor="text1"/>
                <w:lang w:eastAsia="en-AU"/>
              </w:rPr>
              <w:t>GitHub</w:t>
            </w:r>
            <w:r w:rsidR="009C0A18">
              <w:rPr>
                <w:b/>
                <w:bCs/>
                <w:color w:val="007687" w:themeColor="text1"/>
                <w:lang w:eastAsia="en-AU"/>
              </w:rPr>
              <w:t xml:space="preserve"> Advanced Security</w:t>
            </w:r>
          </w:p>
        </w:tc>
        <w:tc>
          <w:tcPr>
            <w:tcW w:w="2437" w:type="dxa"/>
            <w:vAlign w:val="bottom"/>
          </w:tcPr>
          <w:p w14:paraId="0B81AAF6" w14:textId="74E5718E" w:rsidR="00E95D9C" w:rsidRDefault="00E95D9C" w:rsidP="0039452D">
            <w:pPr>
              <w:spacing w:before="0" w:after="0" w:line="336" w:lineRule="auto"/>
              <w:rPr>
                <w:b/>
                <w:bCs/>
                <w:color w:val="007687" w:themeColor="text1"/>
                <w:lang w:eastAsia="en-AU"/>
              </w:rPr>
            </w:pPr>
            <w:proofErr w:type="spellStart"/>
            <w:r>
              <w:rPr>
                <w:b/>
                <w:bCs/>
                <w:color w:val="007687" w:themeColor="text1"/>
                <w:lang w:eastAsia="en-AU"/>
              </w:rPr>
              <w:t>Snyk</w:t>
            </w:r>
            <w:proofErr w:type="spellEnd"/>
            <w:r w:rsidR="00021AF4">
              <w:rPr>
                <w:b/>
                <w:bCs/>
                <w:color w:val="007687" w:themeColor="text1"/>
                <w:lang w:eastAsia="en-AU"/>
              </w:rPr>
              <w:t xml:space="preserve"> Code</w:t>
            </w:r>
          </w:p>
        </w:tc>
        <w:tc>
          <w:tcPr>
            <w:tcW w:w="2437" w:type="dxa"/>
            <w:vAlign w:val="bottom"/>
          </w:tcPr>
          <w:p w14:paraId="0888456F" w14:textId="111B6679" w:rsidR="00E95D9C" w:rsidRPr="009E7CBA" w:rsidRDefault="00E95D9C" w:rsidP="0039452D">
            <w:pPr>
              <w:spacing w:before="0" w:after="0" w:line="336" w:lineRule="auto"/>
              <w:rPr>
                <w:b/>
                <w:bCs/>
                <w:color w:val="007687" w:themeColor="text1"/>
                <w:lang w:eastAsia="en-AU"/>
              </w:rPr>
            </w:pPr>
            <w:r>
              <w:rPr>
                <w:b/>
                <w:bCs/>
                <w:color w:val="007687" w:themeColor="text1"/>
                <w:lang w:eastAsia="en-AU"/>
              </w:rPr>
              <w:t>SonarQube</w:t>
            </w:r>
          </w:p>
        </w:tc>
        <w:tc>
          <w:tcPr>
            <w:tcW w:w="2437" w:type="dxa"/>
            <w:vAlign w:val="bottom"/>
          </w:tcPr>
          <w:p w14:paraId="2CEC8B2D" w14:textId="35EE1083" w:rsidR="00E95D9C" w:rsidRDefault="00E95D9C" w:rsidP="0039452D">
            <w:pPr>
              <w:spacing w:before="0" w:after="0" w:line="336" w:lineRule="auto"/>
              <w:rPr>
                <w:b/>
                <w:bCs/>
                <w:color w:val="007687" w:themeColor="text1"/>
                <w:lang w:eastAsia="en-AU"/>
              </w:rPr>
            </w:pPr>
            <w:proofErr w:type="spellStart"/>
            <w:r>
              <w:rPr>
                <w:b/>
                <w:bCs/>
                <w:color w:val="007687" w:themeColor="text1"/>
                <w:lang w:eastAsia="en-AU"/>
              </w:rPr>
              <w:t>Sonatype</w:t>
            </w:r>
            <w:proofErr w:type="spellEnd"/>
          </w:p>
        </w:tc>
        <w:tc>
          <w:tcPr>
            <w:tcW w:w="2437" w:type="dxa"/>
            <w:vAlign w:val="bottom"/>
          </w:tcPr>
          <w:p w14:paraId="59F3BAE1" w14:textId="3AEBE8EC" w:rsidR="00E95D9C" w:rsidRDefault="00E95D9C" w:rsidP="0039452D">
            <w:pPr>
              <w:spacing w:before="0" w:after="0" w:line="336" w:lineRule="auto"/>
              <w:rPr>
                <w:b/>
                <w:bCs/>
                <w:color w:val="007687" w:themeColor="text1"/>
                <w:lang w:eastAsia="en-AU"/>
              </w:rPr>
            </w:pPr>
            <w:r>
              <w:rPr>
                <w:b/>
                <w:bCs/>
                <w:color w:val="007687" w:themeColor="text1"/>
                <w:lang w:eastAsia="en-AU"/>
              </w:rPr>
              <w:t>Synopsys</w:t>
            </w:r>
          </w:p>
        </w:tc>
        <w:tc>
          <w:tcPr>
            <w:tcW w:w="2438" w:type="dxa"/>
            <w:vAlign w:val="bottom"/>
          </w:tcPr>
          <w:p w14:paraId="6EDC714A" w14:textId="0256AAF8" w:rsidR="00E95D9C" w:rsidRPr="009E7CBA" w:rsidRDefault="00E95D9C" w:rsidP="0039452D">
            <w:pPr>
              <w:spacing w:before="0" w:after="0" w:line="336" w:lineRule="auto"/>
              <w:rPr>
                <w:b/>
                <w:bCs/>
                <w:color w:val="007687" w:themeColor="text1"/>
                <w:lang w:eastAsia="en-AU"/>
              </w:rPr>
            </w:pPr>
            <w:r>
              <w:rPr>
                <w:b/>
                <w:bCs/>
                <w:color w:val="007687" w:themeColor="text1"/>
                <w:lang w:eastAsia="en-AU"/>
              </w:rPr>
              <w:t>Veracode</w:t>
            </w:r>
          </w:p>
        </w:tc>
      </w:tr>
      <w:tr w:rsidR="00242B18" w14:paraId="40248460" w14:textId="77777777" w:rsidTr="00C249DD">
        <w:trPr>
          <w:cnfStyle w:val="000000100000" w:firstRow="0" w:lastRow="0" w:firstColumn="0" w:lastColumn="0" w:oddVBand="0" w:evenVBand="0" w:oddHBand="1" w:evenHBand="0" w:firstRowFirstColumn="0" w:firstRowLastColumn="0" w:lastRowFirstColumn="0" w:lastRowLastColumn="0"/>
        </w:trPr>
        <w:tc>
          <w:tcPr>
            <w:tcW w:w="709" w:type="dxa"/>
            <w:vMerge w:val="restart"/>
            <w:tcBorders>
              <w:top w:val="nil"/>
              <w:bottom w:val="nil"/>
            </w:tcBorders>
            <w:textDirection w:val="btLr"/>
            <w:vAlign w:val="center"/>
          </w:tcPr>
          <w:p w14:paraId="20A21614" w14:textId="2D5CD6F5" w:rsidR="00242B18" w:rsidRDefault="00242B18" w:rsidP="00DA3DD6">
            <w:pPr>
              <w:spacing w:before="0" w:after="0" w:line="336" w:lineRule="auto"/>
              <w:ind w:left="113" w:right="113"/>
              <w:jc w:val="center"/>
              <w:rPr>
                <w:b/>
                <w:bCs/>
                <w:lang w:eastAsia="en-AU"/>
              </w:rPr>
            </w:pPr>
            <w:r>
              <w:rPr>
                <w:b/>
                <w:bCs/>
                <w:lang w:eastAsia="en-AU"/>
              </w:rPr>
              <w:t>Objective</w:t>
            </w:r>
            <w:r w:rsidR="00813F88">
              <w:rPr>
                <w:b/>
                <w:bCs/>
                <w:lang w:eastAsia="en-AU"/>
              </w:rPr>
              <w:t xml:space="preserve"> measures</w:t>
            </w:r>
          </w:p>
        </w:tc>
        <w:tc>
          <w:tcPr>
            <w:tcW w:w="3686" w:type="dxa"/>
            <w:vAlign w:val="center"/>
          </w:tcPr>
          <w:p w14:paraId="1B3B85AD" w14:textId="61309A73" w:rsidR="00242B18" w:rsidRPr="00921BA8" w:rsidRDefault="00242B18" w:rsidP="00C249DD">
            <w:pPr>
              <w:spacing w:before="0" w:after="0" w:line="336" w:lineRule="auto"/>
              <w:rPr>
                <w:b/>
                <w:bCs/>
                <w:lang w:eastAsia="en-AU"/>
              </w:rPr>
            </w:pPr>
            <w:r>
              <w:rPr>
                <w:b/>
                <w:bCs/>
                <w:lang w:eastAsia="en-AU"/>
              </w:rPr>
              <w:t>Code scanning</w:t>
            </w:r>
          </w:p>
        </w:tc>
        <w:tc>
          <w:tcPr>
            <w:tcW w:w="2437" w:type="dxa"/>
            <w:vAlign w:val="center"/>
          </w:tcPr>
          <w:p w14:paraId="558401BB" w14:textId="7961C72A"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44435280" w14:textId="66BCC0D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65C0E418" w14:textId="36DE7841"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Partial</w:t>
            </w:r>
          </w:p>
        </w:tc>
        <w:tc>
          <w:tcPr>
            <w:tcW w:w="2437" w:type="dxa"/>
            <w:vAlign w:val="center"/>
          </w:tcPr>
          <w:p w14:paraId="76A08F5A" w14:textId="5F79363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0E4436B6" w14:textId="76B6C8D3"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57438ADF" w14:textId="62EB4EE4"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8" w:type="dxa"/>
            <w:vAlign w:val="center"/>
          </w:tcPr>
          <w:p w14:paraId="08A86B2E" w14:textId="11932508"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r>
      <w:tr w:rsidR="00242B18" w14:paraId="628AEE27" w14:textId="77777777" w:rsidTr="00C249DD">
        <w:tc>
          <w:tcPr>
            <w:tcW w:w="709" w:type="dxa"/>
            <w:vMerge/>
            <w:tcBorders>
              <w:top w:val="single" w:sz="4" w:space="0" w:color="auto"/>
              <w:bottom w:val="nil"/>
            </w:tcBorders>
          </w:tcPr>
          <w:p w14:paraId="07AF76FC" w14:textId="77777777" w:rsidR="00242B18" w:rsidRDefault="00242B18" w:rsidP="0039452D">
            <w:pPr>
              <w:spacing w:before="0" w:after="0" w:line="336" w:lineRule="auto"/>
              <w:rPr>
                <w:b/>
                <w:bCs/>
                <w:lang w:eastAsia="en-AU"/>
              </w:rPr>
            </w:pPr>
          </w:p>
        </w:tc>
        <w:tc>
          <w:tcPr>
            <w:tcW w:w="3686" w:type="dxa"/>
            <w:vAlign w:val="center"/>
          </w:tcPr>
          <w:p w14:paraId="67BBFB85" w14:textId="3B0D48D2" w:rsidR="00242B18" w:rsidRDefault="00242B18" w:rsidP="00C249DD">
            <w:pPr>
              <w:spacing w:before="0" w:after="0" w:line="336" w:lineRule="auto"/>
              <w:rPr>
                <w:b/>
                <w:bCs/>
                <w:lang w:eastAsia="en-AU"/>
              </w:rPr>
            </w:pPr>
            <w:r>
              <w:rPr>
                <w:b/>
                <w:bCs/>
                <w:lang w:eastAsia="en-AU"/>
              </w:rPr>
              <w:t>Customisation</w:t>
            </w:r>
          </w:p>
        </w:tc>
        <w:tc>
          <w:tcPr>
            <w:tcW w:w="2437" w:type="dxa"/>
            <w:vAlign w:val="center"/>
          </w:tcPr>
          <w:p w14:paraId="31AD0C23" w14:textId="627CF355"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56B766FE"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54F6F4AA"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21150828"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3EE6BDAC"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350752D7" w14:textId="77777777" w:rsidR="00242B18" w:rsidRPr="00DF76C4" w:rsidRDefault="00242B18" w:rsidP="00C249DD">
            <w:pPr>
              <w:spacing w:before="0" w:after="0" w:line="336" w:lineRule="auto"/>
              <w:rPr>
                <w:rFonts w:eastAsia="Times New Roman" w:cs="Arial"/>
                <w:color w:val="374151"/>
                <w:szCs w:val="22"/>
              </w:rPr>
            </w:pPr>
          </w:p>
        </w:tc>
        <w:tc>
          <w:tcPr>
            <w:tcW w:w="2438" w:type="dxa"/>
            <w:vAlign w:val="center"/>
          </w:tcPr>
          <w:p w14:paraId="7501D666" w14:textId="77777777" w:rsidR="00242B18" w:rsidRPr="00DF76C4" w:rsidRDefault="00242B18" w:rsidP="00C249DD">
            <w:pPr>
              <w:spacing w:before="0" w:after="0" w:line="336" w:lineRule="auto"/>
              <w:rPr>
                <w:rFonts w:eastAsia="Times New Roman" w:cs="Arial"/>
                <w:color w:val="374151"/>
                <w:szCs w:val="22"/>
              </w:rPr>
            </w:pPr>
          </w:p>
        </w:tc>
      </w:tr>
      <w:tr w:rsidR="00242B18" w14:paraId="2905BB89" w14:textId="77777777" w:rsidTr="00C249DD">
        <w:trPr>
          <w:cnfStyle w:val="000000100000" w:firstRow="0" w:lastRow="0" w:firstColumn="0" w:lastColumn="0" w:oddVBand="0" w:evenVBand="0" w:oddHBand="1" w:evenHBand="0" w:firstRowFirstColumn="0" w:firstRowLastColumn="0" w:lastRowFirstColumn="0" w:lastRowLastColumn="0"/>
        </w:trPr>
        <w:tc>
          <w:tcPr>
            <w:tcW w:w="709" w:type="dxa"/>
            <w:vMerge/>
            <w:tcBorders>
              <w:top w:val="single" w:sz="4" w:space="0" w:color="auto"/>
              <w:bottom w:val="nil"/>
            </w:tcBorders>
          </w:tcPr>
          <w:p w14:paraId="56F9D503" w14:textId="77777777" w:rsidR="00242B18" w:rsidRDefault="00242B18" w:rsidP="0039452D">
            <w:pPr>
              <w:spacing w:before="0" w:after="0" w:line="336" w:lineRule="auto"/>
              <w:rPr>
                <w:b/>
                <w:bCs/>
                <w:lang w:eastAsia="en-AU"/>
              </w:rPr>
            </w:pPr>
          </w:p>
        </w:tc>
        <w:tc>
          <w:tcPr>
            <w:tcW w:w="3686" w:type="dxa"/>
            <w:vAlign w:val="center"/>
          </w:tcPr>
          <w:p w14:paraId="45DCCEB3" w14:textId="3EB23DCE" w:rsidR="00242B18" w:rsidRDefault="00242B18" w:rsidP="00C249DD">
            <w:pPr>
              <w:spacing w:before="0" w:after="0" w:line="336" w:lineRule="auto"/>
              <w:rPr>
                <w:b/>
                <w:bCs/>
                <w:lang w:eastAsia="en-AU"/>
              </w:rPr>
            </w:pPr>
            <w:r>
              <w:rPr>
                <w:b/>
                <w:bCs/>
                <w:lang w:eastAsia="en-AU"/>
              </w:rPr>
              <w:t xml:space="preserve">Automation </w:t>
            </w:r>
          </w:p>
        </w:tc>
        <w:tc>
          <w:tcPr>
            <w:tcW w:w="2437" w:type="dxa"/>
            <w:vAlign w:val="center"/>
          </w:tcPr>
          <w:p w14:paraId="42F28351" w14:textId="5F225969"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6CA48F8B"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0023AE87"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73EB1B3A"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1D806407"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618A2E3E" w14:textId="77777777" w:rsidR="00242B18" w:rsidRPr="00DF76C4" w:rsidRDefault="00242B18" w:rsidP="00C249DD">
            <w:pPr>
              <w:spacing w:before="0" w:after="0" w:line="336" w:lineRule="auto"/>
              <w:rPr>
                <w:rFonts w:eastAsia="Times New Roman" w:cs="Arial"/>
                <w:color w:val="374151"/>
                <w:szCs w:val="22"/>
              </w:rPr>
            </w:pPr>
          </w:p>
        </w:tc>
        <w:tc>
          <w:tcPr>
            <w:tcW w:w="2438" w:type="dxa"/>
            <w:vAlign w:val="center"/>
          </w:tcPr>
          <w:p w14:paraId="0D1CE83A" w14:textId="77777777" w:rsidR="00242B18" w:rsidRPr="00DF76C4" w:rsidRDefault="00242B18" w:rsidP="00C249DD">
            <w:pPr>
              <w:spacing w:before="0" w:after="0" w:line="336" w:lineRule="auto"/>
              <w:rPr>
                <w:rFonts w:eastAsia="Times New Roman" w:cs="Arial"/>
                <w:color w:val="374151"/>
                <w:szCs w:val="22"/>
              </w:rPr>
            </w:pPr>
          </w:p>
        </w:tc>
      </w:tr>
      <w:tr w:rsidR="00242B18" w14:paraId="2535B80D" w14:textId="77777777" w:rsidTr="00C249DD">
        <w:tc>
          <w:tcPr>
            <w:tcW w:w="709" w:type="dxa"/>
            <w:vMerge/>
            <w:tcBorders>
              <w:top w:val="single" w:sz="4" w:space="0" w:color="auto"/>
              <w:bottom w:val="nil"/>
            </w:tcBorders>
          </w:tcPr>
          <w:p w14:paraId="11D55EB7" w14:textId="77777777" w:rsidR="00242B18" w:rsidRDefault="00242B18" w:rsidP="0039452D">
            <w:pPr>
              <w:spacing w:before="0" w:after="0" w:line="336" w:lineRule="auto"/>
              <w:rPr>
                <w:b/>
                <w:bCs/>
                <w:lang w:eastAsia="en-AU"/>
              </w:rPr>
            </w:pPr>
          </w:p>
        </w:tc>
        <w:tc>
          <w:tcPr>
            <w:tcW w:w="3686" w:type="dxa"/>
            <w:vAlign w:val="center"/>
          </w:tcPr>
          <w:p w14:paraId="419F47FB" w14:textId="77777777" w:rsidR="00242B18" w:rsidRDefault="00242B18" w:rsidP="00C249DD">
            <w:pPr>
              <w:spacing w:before="0" w:after="0" w:line="336" w:lineRule="auto"/>
              <w:rPr>
                <w:b/>
                <w:bCs/>
                <w:lang w:eastAsia="en-AU"/>
              </w:rPr>
            </w:pPr>
            <w:r>
              <w:rPr>
                <w:b/>
                <w:bCs/>
                <w:lang w:eastAsia="en-AU"/>
              </w:rPr>
              <w:t>Language support</w:t>
            </w:r>
          </w:p>
        </w:tc>
        <w:tc>
          <w:tcPr>
            <w:tcW w:w="2437" w:type="dxa"/>
            <w:vAlign w:val="center"/>
          </w:tcPr>
          <w:p w14:paraId="16993630" w14:textId="7777777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Various</w:t>
            </w:r>
          </w:p>
        </w:tc>
        <w:tc>
          <w:tcPr>
            <w:tcW w:w="2437" w:type="dxa"/>
            <w:vAlign w:val="center"/>
          </w:tcPr>
          <w:p w14:paraId="0EC0864A" w14:textId="7777777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Various</w:t>
            </w:r>
          </w:p>
        </w:tc>
        <w:tc>
          <w:tcPr>
            <w:tcW w:w="2437" w:type="dxa"/>
            <w:vAlign w:val="center"/>
          </w:tcPr>
          <w:p w14:paraId="0AEC76DD" w14:textId="7777777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Various</w:t>
            </w:r>
          </w:p>
        </w:tc>
        <w:tc>
          <w:tcPr>
            <w:tcW w:w="2437" w:type="dxa"/>
            <w:vAlign w:val="center"/>
          </w:tcPr>
          <w:p w14:paraId="2C98B5AF" w14:textId="7777777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Various</w:t>
            </w:r>
          </w:p>
        </w:tc>
        <w:tc>
          <w:tcPr>
            <w:tcW w:w="2437" w:type="dxa"/>
            <w:vAlign w:val="center"/>
          </w:tcPr>
          <w:p w14:paraId="797EB34B" w14:textId="7777777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Various</w:t>
            </w:r>
          </w:p>
        </w:tc>
        <w:tc>
          <w:tcPr>
            <w:tcW w:w="2437" w:type="dxa"/>
            <w:vAlign w:val="center"/>
          </w:tcPr>
          <w:p w14:paraId="0CB13158" w14:textId="7777777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Various</w:t>
            </w:r>
          </w:p>
        </w:tc>
        <w:tc>
          <w:tcPr>
            <w:tcW w:w="2438" w:type="dxa"/>
            <w:vAlign w:val="center"/>
          </w:tcPr>
          <w:p w14:paraId="04BEC26E" w14:textId="7777777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Various</w:t>
            </w:r>
          </w:p>
        </w:tc>
      </w:tr>
      <w:tr w:rsidR="00242B18" w14:paraId="155BEE17" w14:textId="77777777" w:rsidTr="00C249DD">
        <w:trPr>
          <w:cnfStyle w:val="000000100000" w:firstRow="0" w:lastRow="0" w:firstColumn="0" w:lastColumn="0" w:oddVBand="0" w:evenVBand="0" w:oddHBand="1" w:evenHBand="0" w:firstRowFirstColumn="0" w:firstRowLastColumn="0" w:lastRowFirstColumn="0" w:lastRowLastColumn="0"/>
        </w:trPr>
        <w:tc>
          <w:tcPr>
            <w:tcW w:w="709" w:type="dxa"/>
            <w:vMerge/>
            <w:tcBorders>
              <w:top w:val="single" w:sz="4" w:space="0" w:color="auto"/>
              <w:bottom w:val="nil"/>
            </w:tcBorders>
          </w:tcPr>
          <w:p w14:paraId="1013FA94" w14:textId="77777777" w:rsidR="00242B18" w:rsidRDefault="00242B18" w:rsidP="0039452D">
            <w:pPr>
              <w:spacing w:before="0" w:after="0" w:line="336" w:lineRule="auto"/>
              <w:rPr>
                <w:b/>
                <w:bCs/>
                <w:lang w:eastAsia="en-AU"/>
              </w:rPr>
            </w:pPr>
          </w:p>
        </w:tc>
        <w:tc>
          <w:tcPr>
            <w:tcW w:w="3686" w:type="dxa"/>
            <w:vAlign w:val="center"/>
          </w:tcPr>
          <w:p w14:paraId="53F72759" w14:textId="3193D9B6" w:rsidR="00242B18" w:rsidRPr="00921BA8" w:rsidRDefault="00242B18" w:rsidP="00C249DD">
            <w:pPr>
              <w:spacing w:before="0" w:after="0" w:line="336" w:lineRule="auto"/>
              <w:rPr>
                <w:b/>
                <w:bCs/>
                <w:lang w:eastAsia="en-AU"/>
              </w:rPr>
            </w:pPr>
            <w:r>
              <w:rPr>
                <w:b/>
                <w:bCs/>
                <w:lang w:eastAsia="en-AU"/>
              </w:rPr>
              <w:t>Static analysis</w:t>
            </w:r>
          </w:p>
        </w:tc>
        <w:tc>
          <w:tcPr>
            <w:tcW w:w="2437" w:type="dxa"/>
            <w:vAlign w:val="center"/>
          </w:tcPr>
          <w:p w14:paraId="4BAD5E51" w14:textId="1436D7CC"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36A1FDD4" w14:textId="723EEEB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6F2404AC" w14:textId="0FB81C59"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No</w:t>
            </w:r>
          </w:p>
        </w:tc>
        <w:tc>
          <w:tcPr>
            <w:tcW w:w="2437" w:type="dxa"/>
            <w:vAlign w:val="center"/>
          </w:tcPr>
          <w:p w14:paraId="414110CA" w14:textId="4821D1B1"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50BB099D" w14:textId="5D4337A5"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0CE94364" w14:textId="783E7C3B"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8" w:type="dxa"/>
            <w:vAlign w:val="center"/>
          </w:tcPr>
          <w:p w14:paraId="782DEFF8" w14:textId="55006C49"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r>
      <w:tr w:rsidR="00242B18" w14:paraId="1980216E" w14:textId="77777777" w:rsidTr="00C249DD">
        <w:tc>
          <w:tcPr>
            <w:tcW w:w="709" w:type="dxa"/>
            <w:vMerge/>
            <w:tcBorders>
              <w:top w:val="single" w:sz="4" w:space="0" w:color="auto"/>
              <w:bottom w:val="nil"/>
            </w:tcBorders>
          </w:tcPr>
          <w:p w14:paraId="4A6CF664" w14:textId="77777777" w:rsidR="00242B18" w:rsidRDefault="00242B18" w:rsidP="0039452D">
            <w:pPr>
              <w:spacing w:before="0" w:after="0" w:line="336" w:lineRule="auto"/>
              <w:rPr>
                <w:b/>
                <w:bCs/>
                <w:lang w:eastAsia="en-AU"/>
              </w:rPr>
            </w:pPr>
          </w:p>
        </w:tc>
        <w:tc>
          <w:tcPr>
            <w:tcW w:w="3686" w:type="dxa"/>
            <w:vAlign w:val="center"/>
          </w:tcPr>
          <w:p w14:paraId="02C9988A" w14:textId="173AEB98" w:rsidR="00242B18" w:rsidRPr="00921BA8" w:rsidRDefault="00242B18" w:rsidP="00C249DD">
            <w:pPr>
              <w:spacing w:before="0" w:after="0" w:line="336" w:lineRule="auto"/>
              <w:rPr>
                <w:b/>
                <w:bCs/>
                <w:lang w:eastAsia="en-AU"/>
              </w:rPr>
            </w:pPr>
            <w:r>
              <w:rPr>
                <w:b/>
                <w:bCs/>
                <w:lang w:eastAsia="en-AU"/>
              </w:rPr>
              <w:t>Dynamic analysis</w:t>
            </w:r>
          </w:p>
        </w:tc>
        <w:tc>
          <w:tcPr>
            <w:tcW w:w="2437" w:type="dxa"/>
            <w:vAlign w:val="center"/>
          </w:tcPr>
          <w:p w14:paraId="0AED91BF" w14:textId="1FDAC815"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56FCF4ED" w14:textId="7358D0EC"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414CFCD5" w14:textId="252447CB"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Partial</w:t>
            </w:r>
          </w:p>
        </w:tc>
        <w:tc>
          <w:tcPr>
            <w:tcW w:w="2437" w:type="dxa"/>
            <w:vAlign w:val="center"/>
          </w:tcPr>
          <w:p w14:paraId="44F885C4" w14:textId="54765ADA"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28968BB0" w14:textId="76BA8B7B"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7314F6BA" w14:textId="1030E9DC"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8" w:type="dxa"/>
            <w:vAlign w:val="center"/>
          </w:tcPr>
          <w:p w14:paraId="0D30858D" w14:textId="0C471832"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r>
      <w:tr w:rsidR="00242B18" w14:paraId="4398ECD8" w14:textId="77777777" w:rsidTr="00C249DD">
        <w:trPr>
          <w:cnfStyle w:val="000000100000" w:firstRow="0" w:lastRow="0" w:firstColumn="0" w:lastColumn="0" w:oddVBand="0" w:evenVBand="0" w:oddHBand="1" w:evenHBand="0" w:firstRowFirstColumn="0" w:firstRowLastColumn="0" w:lastRowFirstColumn="0" w:lastRowLastColumn="0"/>
        </w:trPr>
        <w:tc>
          <w:tcPr>
            <w:tcW w:w="709" w:type="dxa"/>
            <w:vMerge/>
            <w:tcBorders>
              <w:top w:val="single" w:sz="4" w:space="0" w:color="auto"/>
              <w:bottom w:val="nil"/>
            </w:tcBorders>
          </w:tcPr>
          <w:p w14:paraId="58AADD58" w14:textId="77777777" w:rsidR="00242B18" w:rsidRDefault="00242B18" w:rsidP="0039452D">
            <w:pPr>
              <w:spacing w:before="0" w:after="0" w:line="336" w:lineRule="auto"/>
              <w:rPr>
                <w:b/>
                <w:bCs/>
                <w:lang w:eastAsia="en-AU"/>
              </w:rPr>
            </w:pPr>
          </w:p>
        </w:tc>
        <w:tc>
          <w:tcPr>
            <w:tcW w:w="3686" w:type="dxa"/>
            <w:vAlign w:val="center"/>
          </w:tcPr>
          <w:p w14:paraId="466E452C" w14:textId="094289BD" w:rsidR="00242B18" w:rsidRPr="00921BA8" w:rsidRDefault="00242B18" w:rsidP="00C249DD">
            <w:pPr>
              <w:spacing w:before="0" w:after="0" w:line="336" w:lineRule="auto"/>
              <w:rPr>
                <w:b/>
                <w:bCs/>
                <w:lang w:eastAsia="en-AU"/>
              </w:rPr>
            </w:pPr>
            <w:r>
              <w:rPr>
                <w:b/>
                <w:bCs/>
                <w:lang w:eastAsia="en-AU"/>
              </w:rPr>
              <w:t>Software composition analysis</w:t>
            </w:r>
          </w:p>
        </w:tc>
        <w:tc>
          <w:tcPr>
            <w:tcW w:w="2437" w:type="dxa"/>
            <w:vAlign w:val="center"/>
          </w:tcPr>
          <w:p w14:paraId="0F608706" w14:textId="6C928005"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0528A316" w14:textId="7777777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0305356C" w14:textId="7777777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79DF2D13" w14:textId="7777777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No</w:t>
            </w:r>
          </w:p>
        </w:tc>
        <w:tc>
          <w:tcPr>
            <w:tcW w:w="2437" w:type="dxa"/>
            <w:vAlign w:val="center"/>
          </w:tcPr>
          <w:p w14:paraId="01D11EA1" w14:textId="7777777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4E90C01C" w14:textId="7777777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8" w:type="dxa"/>
            <w:vAlign w:val="center"/>
          </w:tcPr>
          <w:p w14:paraId="2226BFCD" w14:textId="7777777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No</w:t>
            </w:r>
          </w:p>
        </w:tc>
      </w:tr>
      <w:tr w:rsidR="00242B18" w14:paraId="6AA811BE" w14:textId="77777777" w:rsidTr="00C249DD">
        <w:tc>
          <w:tcPr>
            <w:tcW w:w="709" w:type="dxa"/>
            <w:vMerge/>
            <w:tcBorders>
              <w:top w:val="single" w:sz="4" w:space="0" w:color="auto"/>
              <w:bottom w:val="nil"/>
            </w:tcBorders>
          </w:tcPr>
          <w:p w14:paraId="3ECBE69A" w14:textId="77777777" w:rsidR="00242B18" w:rsidRDefault="00242B18" w:rsidP="0039452D">
            <w:pPr>
              <w:spacing w:before="0" w:after="0" w:line="336" w:lineRule="auto"/>
              <w:rPr>
                <w:b/>
                <w:bCs/>
                <w:lang w:eastAsia="en-AU"/>
              </w:rPr>
            </w:pPr>
          </w:p>
        </w:tc>
        <w:tc>
          <w:tcPr>
            <w:tcW w:w="3686" w:type="dxa"/>
            <w:vAlign w:val="center"/>
          </w:tcPr>
          <w:p w14:paraId="756700B8" w14:textId="6426C7CD" w:rsidR="00242B18" w:rsidRPr="00921BA8" w:rsidRDefault="00242B18" w:rsidP="00C249DD">
            <w:pPr>
              <w:spacing w:before="0" w:after="0" w:line="336" w:lineRule="auto"/>
              <w:rPr>
                <w:b/>
                <w:bCs/>
                <w:lang w:eastAsia="en-AU"/>
              </w:rPr>
            </w:pPr>
            <w:r>
              <w:rPr>
                <w:b/>
                <w:bCs/>
                <w:lang w:eastAsia="en-AU"/>
              </w:rPr>
              <w:t>Dependency scanning</w:t>
            </w:r>
          </w:p>
        </w:tc>
        <w:tc>
          <w:tcPr>
            <w:tcW w:w="2437" w:type="dxa"/>
            <w:vAlign w:val="center"/>
          </w:tcPr>
          <w:p w14:paraId="0B93856A" w14:textId="666F7AE5"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3571DCA5" w14:textId="7777777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6C2A7510" w14:textId="7777777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33D9DFD3" w14:textId="7777777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No</w:t>
            </w:r>
          </w:p>
        </w:tc>
        <w:tc>
          <w:tcPr>
            <w:tcW w:w="2437" w:type="dxa"/>
            <w:vAlign w:val="center"/>
          </w:tcPr>
          <w:p w14:paraId="486C629D" w14:textId="7777777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01100D63" w14:textId="7777777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8" w:type="dxa"/>
            <w:vAlign w:val="center"/>
          </w:tcPr>
          <w:p w14:paraId="5FDE351A" w14:textId="7777777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No</w:t>
            </w:r>
          </w:p>
        </w:tc>
      </w:tr>
      <w:tr w:rsidR="00242B18" w14:paraId="12D4D8FC" w14:textId="77777777" w:rsidTr="00C249DD">
        <w:trPr>
          <w:cnfStyle w:val="000000100000" w:firstRow="0" w:lastRow="0" w:firstColumn="0" w:lastColumn="0" w:oddVBand="0" w:evenVBand="0" w:oddHBand="1" w:evenHBand="0" w:firstRowFirstColumn="0" w:firstRowLastColumn="0" w:lastRowFirstColumn="0" w:lastRowLastColumn="0"/>
        </w:trPr>
        <w:tc>
          <w:tcPr>
            <w:tcW w:w="709" w:type="dxa"/>
            <w:vMerge/>
            <w:tcBorders>
              <w:top w:val="single" w:sz="4" w:space="0" w:color="auto"/>
              <w:bottom w:val="nil"/>
            </w:tcBorders>
          </w:tcPr>
          <w:p w14:paraId="72B77EC3" w14:textId="77777777" w:rsidR="00242B18" w:rsidRDefault="00242B18" w:rsidP="0039452D">
            <w:pPr>
              <w:spacing w:before="0" w:after="0" w:line="336" w:lineRule="auto"/>
              <w:rPr>
                <w:b/>
                <w:bCs/>
                <w:lang w:eastAsia="en-AU"/>
              </w:rPr>
            </w:pPr>
          </w:p>
        </w:tc>
        <w:tc>
          <w:tcPr>
            <w:tcW w:w="3686" w:type="dxa"/>
            <w:vAlign w:val="center"/>
          </w:tcPr>
          <w:p w14:paraId="638F3D12" w14:textId="16F5E74F" w:rsidR="00242B18" w:rsidRPr="00921BA8" w:rsidRDefault="00242B18" w:rsidP="00C249DD">
            <w:pPr>
              <w:spacing w:before="0" w:after="0" w:line="336" w:lineRule="auto"/>
              <w:rPr>
                <w:b/>
                <w:bCs/>
                <w:lang w:eastAsia="en-AU"/>
              </w:rPr>
            </w:pPr>
            <w:r>
              <w:rPr>
                <w:b/>
                <w:bCs/>
                <w:lang w:eastAsia="en-AU"/>
              </w:rPr>
              <w:t>Container scanning</w:t>
            </w:r>
          </w:p>
        </w:tc>
        <w:tc>
          <w:tcPr>
            <w:tcW w:w="2437" w:type="dxa"/>
            <w:vAlign w:val="center"/>
          </w:tcPr>
          <w:p w14:paraId="0926B9A7" w14:textId="35072A66"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2DACF48A" w14:textId="3153E40C"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5F2E26CD" w14:textId="7BE2F8D4"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4B180179" w14:textId="5B883815"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4E7B74C2" w14:textId="6D85E604"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0D420A53" w14:textId="3F884B4E"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8" w:type="dxa"/>
            <w:vAlign w:val="center"/>
          </w:tcPr>
          <w:p w14:paraId="7C137DFA" w14:textId="1E77EA51"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r>
      <w:tr w:rsidR="00242B18" w14:paraId="57FA0420" w14:textId="77777777" w:rsidTr="00C249DD">
        <w:tc>
          <w:tcPr>
            <w:tcW w:w="709" w:type="dxa"/>
            <w:vMerge/>
            <w:tcBorders>
              <w:top w:val="single" w:sz="4" w:space="0" w:color="auto"/>
              <w:bottom w:val="nil"/>
            </w:tcBorders>
          </w:tcPr>
          <w:p w14:paraId="39589673" w14:textId="77777777" w:rsidR="00242B18" w:rsidRDefault="00242B18" w:rsidP="0039452D">
            <w:pPr>
              <w:spacing w:before="0" w:after="0" w:line="336" w:lineRule="auto"/>
              <w:rPr>
                <w:b/>
                <w:bCs/>
                <w:lang w:eastAsia="en-AU"/>
              </w:rPr>
            </w:pPr>
          </w:p>
        </w:tc>
        <w:tc>
          <w:tcPr>
            <w:tcW w:w="3686" w:type="dxa"/>
            <w:vAlign w:val="center"/>
          </w:tcPr>
          <w:p w14:paraId="0A94E416" w14:textId="3D92872D" w:rsidR="00242B18" w:rsidRPr="00921BA8" w:rsidRDefault="00242B18" w:rsidP="00C249DD">
            <w:pPr>
              <w:spacing w:before="0" w:after="0" w:line="336" w:lineRule="auto"/>
              <w:rPr>
                <w:b/>
                <w:bCs/>
                <w:lang w:eastAsia="en-AU"/>
              </w:rPr>
            </w:pPr>
            <w:r>
              <w:rPr>
                <w:b/>
                <w:bCs/>
                <w:lang w:eastAsia="en-AU"/>
              </w:rPr>
              <w:t>Licence compliance</w:t>
            </w:r>
          </w:p>
        </w:tc>
        <w:tc>
          <w:tcPr>
            <w:tcW w:w="2437" w:type="dxa"/>
            <w:vAlign w:val="center"/>
          </w:tcPr>
          <w:p w14:paraId="0CFEDDBD" w14:textId="76C4FF6C"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No</w:t>
            </w:r>
          </w:p>
        </w:tc>
        <w:tc>
          <w:tcPr>
            <w:tcW w:w="2437" w:type="dxa"/>
            <w:vAlign w:val="center"/>
          </w:tcPr>
          <w:p w14:paraId="288D428D" w14:textId="7A607301"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4E3ED91D" w14:textId="4D70E529"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3A877D38" w14:textId="13DC6422"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No</w:t>
            </w:r>
          </w:p>
        </w:tc>
        <w:tc>
          <w:tcPr>
            <w:tcW w:w="2437" w:type="dxa"/>
            <w:vAlign w:val="center"/>
          </w:tcPr>
          <w:p w14:paraId="4F539245" w14:textId="44D61CDE"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0ACBAF29" w14:textId="6ABDB385"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8" w:type="dxa"/>
            <w:vAlign w:val="center"/>
          </w:tcPr>
          <w:p w14:paraId="7ADBA947" w14:textId="7964E915"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Partial</w:t>
            </w:r>
          </w:p>
        </w:tc>
      </w:tr>
      <w:tr w:rsidR="00242B18" w14:paraId="63C9EBF5" w14:textId="77777777" w:rsidTr="00C249DD">
        <w:trPr>
          <w:cnfStyle w:val="000000100000" w:firstRow="0" w:lastRow="0" w:firstColumn="0" w:lastColumn="0" w:oddVBand="0" w:evenVBand="0" w:oddHBand="1" w:evenHBand="0" w:firstRowFirstColumn="0" w:firstRowLastColumn="0" w:lastRowFirstColumn="0" w:lastRowLastColumn="0"/>
        </w:trPr>
        <w:tc>
          <w:tcPr>
            <w:tcW w:w="709" w:type="dxa"/>
            <w:vMerge/>
            <w:tcBorders>
              <w:top w:val="single" w:sz="4" w:space="0" w:color="auto"/>
              <w:bottom w:val="nil"/>
            </w:tcBorders>
          </w:tcPr>
          <w:p w14:paraId="328AD428" w14:textId="77777777" w:rsidR="00242B18" w:rsidRDefault="00242B18" w:rsidP="0039452D">
            <w:pPr>
              <w:spacing w:before="0" w:after="0" w:line="336" w:lineRule="auto"/>
              <w:rPr>
                <w:b/>
                <w:bCs/>
                <w:lang w:eastAsia="en-AU"/>
              </w:rPr>
            </w:pPr>
          </w:p>
        </w:tc>
        <w:tc>
          <w:tcPr>
            <w:tcW w:w="3686" w:type="dxa"/>
            <w:vAlign w:val="center"/>
          </w:tcPr>
          <w:p w14:paraId="549C9F4E" w14:textId="4448A911" w:rsidR="00242B18" w:rsidRDefault="00242B18" w:rsidP="00C249DD">
            <w:pPr>
              <w:spacing w:before="0" w:after="0" w:line="336" w:lineRule="auto"/>
              <w:rPr>
                <w:b/>
                <w:bCs/>
                <w:lang w:eastAsia="en-AU"/>
              </w:rPr>
            </w:pPr>
            <w:r>
              <w:rPr>
                <w:b/>
                <w:bCs/>
                <w:lang w:eastAsia="en-AU"/>
              </w:rPr>
              <w:t>Code remediation</w:t>
            </w:r>
          </w:p>
        </w:tc>
        <w:tc>
          <w:tcPr>
            <w:tcW w:w="2437" w:type="dxa"/>
            <w:vAlign w:val="center"/>
          </w:tcPr>
          <w:p w14:paraId="179858CB" w14:textId="52F85D88"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4A9314F9" w14:textId="78F822DE"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07987B43" w14:textId="473CED14"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7FBD74E7" w14:textId="4319A336"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223AD1A2" w14:textId="20288E93"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4588F650" w14:textId="63FDC6E1"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8" w:type="dxa"/>
            <w:vAlign w:val="center"/>
          </w:tcPr>
          <w:p w14:paraId="325E3953" w14:textId="61685BA6"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r>
      <w:tr w:rsidR="00242B18" w14:paraId="0E1DDD40" w14:textId="77777777" w:rsidTr="00C249DD">
        <w:tc>
          <w:tcPr>
            <w:tcW w:w="709" w:type="dxa"/>
            <w:vMerge/>
            <w:tcBorders>
              <w:top w:val="single" w:sz="4" w:space="0" w:color="auto"/>
              <w:bottom w:val="nil"/>
            </w:tcBorders>
          </w:tcPr>
          <w:p w14:paraId="26794BFC" w14:textId="77777777" w:rsidR="00242B18" w:rsidRDefault="00242B18" w:rsidP="0039452D">
            <w:pPr>
              <w:spacing w:before="0" w:after="0" w:line="336" w:lineRule="auto"/>
              <w:rPr>
                <w:b/>
                <w:bCs/>
                <w:lang w:eastAsia="en-AU"/>
              </w:rPr>
            </w:pPr>
          </w:p>
        </w:tc>
        <w:tc>
          <w:tcPr>
            <w:tcW w:w="3686" w:type="dxa"/>
            <w:vAlign w:val="center"/>
          </w:tcPr>
          <w:p w14:paraId="7D050F5A" w14:textId="58288B6A" w:rsidR="00242B18" w:rsidRDefault="00242B18" w:rsidP="00C249DD">
            <w:pPr>
              <w:spacing w:before="0" w:after="0" w:line="336" w:lineRule="auto"/>
              <w:rPr>
                <w:b/>
                <w:bCs/>
                <w:lang w:eastAsia="en-AU"/>
              </w:rPr>
            </w:pPr>
            <w:r>
              <w:rPr>
                <w:b/>
                <w:bCs/>
                <w:lang w:eastAsia="en-AU"/>
              </w:rPr>
              <w:t>Vulnerability detection</w:t>
            </w:r>
          </w:p>
        </w:tc>
        <w:tc>
          <w:tcPr>
            <w:tcW w:w="2437" w:type="dxa"/>
            <w:vAlign w:val="center"/>
          </w:tcPr>
          <w:p w14:paraId="462AFB5D" w14:textId="06F33B0C"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79F9E870"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0356FFBC"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3B9D8A44"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25CE2AAC"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7147C566" w14:textId="77777777" w:rsidR="00242B18" w:rsidRPr="00DF76C4" w:rsidRDefault="00242B18" w:rsidP="00C249DD">
            <w:pPr>
              <w:spacing w:before="0" w:after="0" w:line="336" w:lineRule="auto"/>
              <w:rPr>
                <w:rFonts w:eastAsia="Times New Roman" w:cs="Arial"/>
                <w:color w:val="374151"/>
                <w:szCs w:val="22"/>
              </w:rPr>
            </w:pPr>
          </w:p>
        </w:tc>
        <w:tc>
          <w:tcPr>
            <w:tcW w:w="2438" w:type="dxa"/>
            <w:vAlign w:val="center"/>
          </w:tcPr>
          <w:p w14:paraId="696CCDBE" w14:textId="77777777" w:rsidR="00242B18" w:rsidRPr="00DF76C4" w:rsidRDefault="00242B18" w:rsidP="00C249DD">
            <w:pPr>
              <w:spacing w:before="0" w:after="0" w:line="336" w:lineRule="auto"/>
              <w:rPr>
                <w:rFonts w:eastAsia="Times New Roman" w:cs="Arial"/>
                <w:color w:val="374151"/>
                <w:szCs w:val="22"/>
              </w:rPr>
            </w:pPr>
          </w:p>
        </w:tc>
      </w:tr>
      <w:tr w:rsidR="00242B18" w14:paraId="1FB0C6B8" w14:textId="77777777" w:rsidTr="00C249DD">
        <w:trPr>
          <w:cnfStyle w:val="000000100000" w:firstRow="0" w:lastRow="0" w:firstColumn="0" w:lastColumn="0" w:oddVBand="0" w:evenVBand="0" w:oddHBand="1" w:evenHBand="0" w:firstRowFirstColumn="0" w:firstRowLastColumn="0" w:lastRowFirstColumn="0" w:lastRowLastColumn="0"/>
        </w:trPr>
        <w:tc>
          <w:tcPr>
            <w:tcW w:w="709" w:type="dxa"/>
            <w:vMerge/>
            <w:tcBorders>
              <w:top w:val="single" w:sz="4" w:space="0" w:color="auto"/>
              <w:bottom w:val="nil"/>
            </w:tcBorders>
          </w:tcPr>
          <w:p w14:paraId="7F495545" w14:textId="77777777" w:rsidR="00242B18" w:rsidRDefault="00242B18" w:rsidP="0039452D">
            <w:pPr>
              <w:spacing w:before="0" w:after="0" w:line="336" w:lineRule="auto"/>
              <w:rPr>
                <w:b/>
                <w:bCs/>
                <w:lang w:eastAsia="en-AU"/>
              </w:rPr>
            </w:pPr>
          </w:p>
        </w:tc>
        <w:tc>
          <w:tcPr>
            <w:tcW w:w="3686" w:type="dxa"/>
            <w:vAlign w:val="center"/>
          </w:tcPr>
          <w:p w14:paraId="36F455CE" w14:textId="3F71795A" w:rsidR="00242B18" w:rsidRDefault="00242B18" w:rsidP="00C249DD">
            <w:pPr>
              <w:spacing w:before="0" w:after="0" w:line="336" w:lineRule="auto"/>
              <w:rPr>
                <w:b/>
                <w:bCs/>
                <w:lang w:eastAsia="en-AU"/>
              </w:rPr>
            </w:pPr>
            <w:r>
              <w:rPr>
                <w:b/>
                <w:bCs/>
                <w:lang w:eastAsia="en-AU"/>
              </w:rPr>
              <w:t>Continuous monitoring</w:t>
            </w:r>
          </w:p>
        </w:tc>
        <w:tc>
          <w:tcPr>
            <w:tcW w:w="2437" w:type="dxa"/>
            <w:vAlign w:val="center"/>
          </w:tcPr>
          <w:p w14:paraId="568C987A" w14:textId="2CF308CE"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6AC25596"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3C5A5075"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6FCD60BB"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3504EA08"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189317BD" w14:textId="77777777" w:rsidR="00242B18" w:rsidRPr="00DF76C4" w:rsidRDefault="00242B18" w:rsidP="00C249DD">
            <w:pPr>
              <w:spacing w:before="0" w:after="0" w:line="336" w:lineRule="auto"/>
              <w:rPr>
                <w:rFonts w:eastAsia="Times New Roman" w:cs="Arial"/>
                <w:color w:val="374151"/>
                <w:szCs w:val="22"/>
              </w:rPr>
            </w:pPr>
          </w:p>
        </w:tc>
        <w:tc>
          <w:tcPr>
            <w:tcW w:w="2438" w:type="dxa"/>
            <w:vAlign w:val="center"/>
          </w:tcPr>
          <w:p w14:paraId="5E02778A" w14:textId="77777777" w:rsidR="00242B18" w:rsidRPr="00DF76C4" w:rsidRDefault="00242B18" w:rsidP="00C249DD">
            <w:pPr>
              <w:spacing w:before="0" w:after="0" w:line="336" w:lineRule="auto"/>
              <w:rPr>
                <w:rFonts w:eastAsia="Times New Roman" w:cs="Arial"/>
                <w:color w:val="374151"/>
                <w:szCs w:val="22"/>
              </w:rPr>
            </w:pPr>
          </w:p>
        </w:tc>
      </w:tr>
      <w:tr w:rsidR="00242B18" w14:paraId="3D465AC4" w14:textId="77777777" w:rsidTr="00C249DD">
        <w:tc>
          <w:tcPr>
            <w:tcW w:w="709" w:type="dxa"/>
            <w:vMerge/>
            <w:tcBorders>
              <w:top w:val="single" w:sz="4" w:space="0" w:color="auto"/>
              <w:bottom w:val="nil"/>
            </w:tcBorders>
          </w:tcPr>
          <w:p w14:paraId="73DC76A9" w14:textId="77777777" w:rsidR="00242B18" w:rsidRDefault="00242B18" w:rsidP="0039452D">
            <w:pPr>
              <w:spacing w:before="0" w:after="0" w:line="336" w:lineRule="auto"/>
              <w:rPr>
                <w:b/>
                <w:bCs/>
                <w:lang w:eastAsia="en-AU"/>
              </w:rPr>
            </w:pPr>
          </w:p>
        </w:tc>
        <w:tc>
          <w:tcPr>
            <w:tcW w:w="3686" w:type="dxa"/>
            <w:vAlign w:val="center"/>
          </w:tcPr>
          <w:p w14:paraId="4EC3C136" w14:textId="704A77A2" w:rsidR="00242B18" w:rsidRDefault="00242B18" w:rsidP="00C249DD">
            <w:pPr>
              <w:spacing w:before="0" w:after="0" w:line="336" w:lineRule="auto"/>
              <w:rPr>
                <w:b/>
                <w:bCs/>
                <w:lang w:eastAsia="en-AU"/>
              </w:rPr>
            </w:pPr>
            <w:r>
              <w:rPr>
                <w:b/>
                <w:bCs/>
                <w:lang w:eastAsia="en-AU"/>
              </w:rPr>
              <w:t>CI/CD integration</w:t>
            </w:r>
          </w:p>
        </w:tc>
        <w:tc>
          <w:tcPr>
            <w:tcW w:w="2437" w:type="dxa"/>
            <w:vAlign w:val="center"/>
          </w:tcPr>
          <w:p w14:paraId="46D814D3" w14:textId="1468AAE3"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6AA3C52E" w14:textId="625EA7D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27D07072" w14:textId="075FEEBD"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02768D20" w14:textId="49972D0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1910B196" w14:textId="4EF271EC"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30797A5F" w14:textId="19C385CD"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8" w:type="dxa"/>
            <w:vAlign w:val="center"/>
          </w:tcPr>
          <w:p w14:paraId="3F5865CE" w14:textId="7B90DFEB"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r>
      <w:tr w:rsidR="00242B18" w14:paraId="1BF963B3" w14:textId="77777777" w:rsidTr="00C249DD">
        <w:trPr>
          <w:cnfStyle w:val="000000100000" w:firstRow="0" w:lastRow="0" w:firstColumn="0" w:lastColumn="0" w:oddVBand="0" w:evenVBand="0" w:oddHBand="1" w:evenHBand="0" w:firstRowFirstColumn="0" w:firstRowLastColumn="0" w:lastRowFirstColumn="0" w:lastRowLastColumn="0"/>
        </w:trPr>
        <w:tc>
          <w:tcPr>
            <w:tcW w:w="709" w:type="dxa"/>
            <w:vMerge/>
            <w:tcBorders>
              <w:top w:val="single" w:sz="4" w:space="0" w:color="auto"/>
              <w:bottom w:val="nil"/>
            </w:tcBorders>
          </w:tcPr>
          <w:p w14:paraId="0A83D815" w14:textId="77777777" w:rsidR="00242B18" w:rsidRDefault="00242B18" w:rsidP="0039452D">
            <w:pPr>
              <w:spacing w:before="0" w:after="0" w:line="336" w:lineRule="auto"/>
              <w:rPr>
                <w:b/>
                <w:bCs/>
                <w:lang w:eastAsia="en-AU"/>
              </w:rPr>
            </w:pPr>
          </w:p>
        </w:tc>
        <w:tc>
          <w:tcPr>
            <w:tcW w:w="3686" w:type="dxa"/>
            <w:vAlign w:val="center"/>
          </w:tcPr>
          <w:p w14:paraId="2751E4F2" w14:textId="319A60E4" w:rsidR="00242B18" w:rsidRDefault="00242B18" w:rsidP="00C249DD">
            <w:pPr>
              <w:spacing w:before="0" w:after="0" w:line="336" w:lineRule="auto"/>
              <w:rPr>
                <w:b/>
                <w:bCs/>
                <w:lang w:eastAsia="en-AU"/>
              </w:rPr>
            </w:pPr>
            <w:r>
              <w:rPr>
                <w:b/>
                <w:bCs/>
                <w:lang w:eastAsia="en-AU"/>
              </w:rPr>
              <w:t>IDE integration</w:t>
            </w:r>
          </w:p>
        </w:tc>
        <w:tc>
          <w:tcPr>
            <w:tcW w:w="2437" w:type="dxa"/>
            <w:vAlign w:val="center"/>
          </w:tcPr>
          <w:p w14:paraId="0BC8ED69" w14:textId="490FCC42"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36489249" w14:textId="6459D36C"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1920DCC1" w14:textId="06566D4E"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1CC1909D" w14:textId="47A745C0"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48D588DD" w14:textId="46094061"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42F0581B" w14:textId="7CF0B7B3"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8" w:type="dxa"/>
            <w:vAlign w:val="center"/>
          </w:tcPr>
          <w:p w14:paraId="1970EB23" w14:textId="7FEB3ACB"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r>
      <w:tr w:rsidR="00242B18" w14:paraId="1DF530CE" w14:textId="77777777" w:rsidTr="00C249DD">
        <w:tc>
          <w:tcPr>
            <w:tcW w:w="709" w:type="dxa"/>
            <w:vMerge/>
            <w:tcBorders>
              <w:top w:val="single" w:sz="4" w:space="0" w:color="auto"/>
              <w:bottom w:val="nil"/>
            </w:tcBorders>
          </w:tcPr>
          <w:p w14:paraId="6058552E" w14:textId="77777777" w:rsidR="00242B18" w:rsidRDefault="00242B18" w:rsidP="0039452D">
            <w:pPr>
              <w:spacing w:before="0" w:after="0" w:line="336" w:lineRule="auto"/>
              <w:rPr>
                <w:b/>
                <w:bCs/>
                <w:lang w:eastAsia="en-AU"/>
              </w:rPr>
            </w:pPr>
          </w:p>
        </w:tc>
        <w:tc>
          <w:tcPr>
            <w:tcW w:w="3686" w:type="dxa"/>
            <w:vAlign w:val="center"/>
          </w:tcPr>
          <w:p w14:paraId="0EDFC7DA" w14:textId="6842A8F3" w:rsidR="00242B18" w:rsidRDefault="00242B18" w:rsidP="00C249DD">
            <w:pPr>
              <w:spacing w:before="0" w:after="0" w:line="336" w:lineRule="auto"/>
              <w:rPr>
                <w:b/>
                <w:bCs/>
                <w:lang w:eastAsia="en-AU"/>
              </w:rPr>
            </w:pPr>
            <w:r>
              <w:rPr>
                <w:b/>
                <w:bCs/>
                <w:lang w:eastAsia="en-AU"/>
              </w:rPr>
              <w:t>False positive reduction</w:t>
            </w:r>
          </w:p>
        </w:tc>
        <w:tc>
          <w:tcPr>
            <w:tcW w:w="2437" w:type="dxa"/>
            <w:vAlign w:val="center"/>
          </w:tcPr>
          <w:p w14:paraId="3A029E22" w14:textId="45E67B35"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11795113"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76280DC1"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79A4ACBB"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3D837972"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77D6D976" w14:textId="77777777" w:rsidR="00242B18" w:rsidRPr="00DF76C4" w:rsidRDefault="00242B18" w:rsidP="00C249DD">
            <w:pPr>
              <w:spacing w:before="0" w:after="0" w:line="336" w:lineRule="auto"/>
              <w:rPr>
                <w:rFonts w:eastAsia="Times New Roman" w:cs="Arial"/>
                <w:color w:val="374151"/>
                <w:szCs w:val="22"/>
              </w:rPr>
            </w:pPr>
          </w:p>
        </w:tc>
        <w:tc>
          <w:tcPr>
            <w:tcW w:w="2438" w:type="dxa"/>
            <w:vAlign w:val="center"/>
          </w:tcPr>
          <w:p w14:paraId="086175E9" w14:textId="77777777" w:rsidR="00242B18" w:rsidRPr="00DF76C4" w:rsidRDefault="00242B18" w:rsidP="00C249DD">
            <w:pPr>
              <w:spacing w:before="0" w:after="0" w:line="336" w:lineRule="auto"/>
              <w:rPr>
                <w:rFonts w:eastAsia="Times New Roman" w:cs="Arial"/>
                <w:color w:val="374151"/>
                <w:szCs w:val="22"/>
              </w:rPr>
            </w:pPr>
          </w:p>
        </w:tc>
      </w:tr>
      <w:tr w:rsidR="00242B18" w14:paraId="235C4BE2" w14:textId="77777777" w:rsidTr="00C249DD">
        <w:trPr>
          <w:cnfStyle w:val="000000100000" w:firstRow="0" w:lastRow="0" w:firstColumn="0" w:lastColumn="0" w:oddVBand="0" w:evenVBand="0" w:oddHBand="1" w:evenHBand="0" w:firstRowFirstColumn="0" w:firstRowLastColumn="0" w:lastRowFirstColumn="0" w:lastRowLastColumn="0"/>
        </w:trPr>
        <w:tc>
          <w:tcPr>
            <w:tcW w:w="709" w:type="dxa"/>
            <w:vMerge/>
            <w:tcBorders>
              <w:top w:val="single" w:sz="4" w:space="0" w:color="auto"/>
              <w:bottom w:val="nil"/>
            </w:tcBorders>
          </w:tcPr>
          <w:p w14:paraId="53D050D6" w14:textId="77777777" w:rsidR="00242B18" w:rsidRDefault="00242B18" w:rsidP="0039452D">
            <w:pPr>
              <w:spacing w:before="0" w:after="0" w:line="336" w:lineRule="auto"/>
              <w:rPr>
                <w:b/>
                <w:bCs/>
                <w:lang w:eastAsia="en-AU"/>
              </w:rPr>
            </w:pPr>
          </w:p>
        </w:tc>
        <w:tc>
          <w:tcPr>
            <w:tcW w:w="3686" w:type="dxa"/>
            <w:vAlign w:val="center"/>
          </w:tcPr>
          <w:p w14:paraId="38ADA6B2" w14:textId="672A10B8" w:rsidR="00242B18" w:rsidRDefault="00242B18" w:rsidP="00C249DD">
            <w:pPr>
              <w:spacing w:before="0" w:after="0" w:line="336" w:lineRule="auto"/>
              <w:rPr>
                <w:b/>
                <w:bCs/>
                <w:lang w:eastAsia="en-AU"/>
              </w:rPr>
            </w:pPr>
            <w:r>
              <w:rPr>
                <w:b/>
                <w:bCs/>
                <w:lang w:eastAsia="en-AU"/>
              </w:rPr>
              <w:t>Third party integration</w:t>
            </w:r>
          </w:p>
        </w:tc>
        <w:tc>
          <w:tcPr>
            <w:tcW w:w="2437" w:type="dxa"/>
            <w:vAlign w:val="center"/>
          </w:tcPr>
          <w:p w14:paraId="78E0DD31" w14:textId="4DAF5E12"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65929B88"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44659EA0"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09834163"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0B701D9A"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672C5DFB" w14:textId="77777777" w:rsidR="00242B18" w:rsidRPr="00DF76C4" w:rsidRDefault="00242B18" w:rsidP="00C249DD">
            <w:pPr>
              <w:spacing w:before="0" w:after="0" w:line="336" w:lineRule="auto"/>
              <w:rPr>
                <w:rFonts w:eastAsia="Times New Roman" w:cs="Arial"/>
                <w:color w:val="374151"/>
                <w:szCs w:val="22"/>
              </w:rPr>
            </w:pPr>
          </w:p>
        </w:tc>
        <w:tc>
          <w:tcPr>
            <w:tcW w:w="2438" w:type="dxa"/>
            <w:vAlign w:val="center"/>
          </w:tcPr>
          <w:p w14:paraId="2C1E5980" w14:textId="77777777" w:rsidR="00242B18" w:rsidRPr="00DF76C4" w:rsidRDefault="00242B18" w:rsidP="00C249DD">
            <w:pPr>
              <w:spacing w:before="0" w:after="0" w:line="336" w:lineRule="auto"/>
              <w:rPr>
                <w:rFonts w:eastAsia="Times New Roman" w:cs="Arial"/>
                <w:color w:val="374151"/>
                <w:szCs w:val="22"/>
              </w:rPr>
            </w:pPr>
          </w:p>
        </w:tc>
      </w:tr>
      <w:tr w:rsidR="00242B18" w14:paraId="0656A63C" w14:textId="77777777" w:rsidTr="00C249DD">
        <w:tc>
          <w:tcPr>
            <w:tcW w:w="709" w:type="dxa"/>
            <w:vMerge/>
            <w:tcBorders>
              <w:top w:val="single" w:sz="4" w:space="0" w:color="auto"/>
              <w:bottom w:val="nil"/>
            </w:tcBorders>
          </w:tcPr>
          <w:p w14:paraId="222850A6" w14:textId="77777777" w:rsidR="00242B18" w:rsidRDefault="00242B18" w:rsidP="0039452D">
            <w:pPr>
              <w:spacing w:before="0" w:after="0" w:line="336" w:lineRule="auto"/>
              <w:rPr>
                <w:b/>
                <w:bCs/>
                <w:lang w:eastAsia="en-AU"/>
              </w:rPr>
            </w:pPr>
          </w:p>
        </w:tc>
        <w:tc>
          <w:tcPr>
            <w:tcW w:w="3686" w:type="dxa"/>
            <w:vAlign w:val="center"/>
          </w:tcPr>
          <w:p w14:paraId="2C4222A2" w14:textId="581469B6" w:rsidR="00242B18" w:rsidRDefault="00242B18" w:rsidP="00C249DD">
            <w:pPr>
              <w:spacing w:before="0" w:after="0" w:line="336" w:lineRule="auto"/>
              <w:rPr>
                <w:b/>
                <w:bCs/>
                <w:lang w:eastAsia="en-AU"/>
              </w:rPr>
            </w:pPr>
            <w:r>
              <w:rPr>
                <w:b/>
                <w:bCs/>
                <w:lang w:eastAsia="en-AU"/>
              </w:rPr>
              <w:t>Reporting &amp; analytics</w:t>
            </w:r>
          </w:p>
        </w:tc>
        <w:tc>
          <w:tcPr>
            <w:tcW w:w="2437" w:type="dxa"/>
            <w:vAlign w:val="center"/>
          </w:tcPr>
          <w:p w14:paraId="00377467" w14:textId="120C9961"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6A7934D5" w14:textId="6510BAC9"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46ECD008" w14:textId="3CABF5FE"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05F5A66A" w14:textId="772BB947"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3BFDEC60" w14:textId="6BF79450"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7" w:type="dxa"/>
            <w:vAlign w:val="center"/>
          </w:tcPr>
          <w:p w14:paraId="1761FDBD" w14:textId="39C45101"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c>
          <w:tcPr>
            <w:tcW w:w="2438" w:type="dxa"/>
            <w:vAlign w:val="center"/>
          </w:tcPr>
          <w:p w14:paraId="254FED7D" w14:textId="7E3B8AD5"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Yes</w:t>
            </w:r>
          </w:p>
        </w:tc>
      </w:tr>
      <w:tr w:rsidR="00EC3177" w14:paraId="3E1DE925" w14:textId="711CFE8C" w:rsidTr="00C249DD">
        <w:trPr>
          <w:cnfStyle w:val="000000100000" w:firstRow="0" w:lastRow="0" w:firstColumn="0" w:lastColumn="0" w:oddVBand="0" w:evenVBand="0" w:oddHBand="1" w:evenHBand="0" w:firstRowFirstColumn="0" w:firstRowLastColumn="0" w:lastRowFirstColumn="0" w:lastRowLastColumn="0"/>
        </w:trPr>
        <w:tc>
          <w:tcPr>
            <w:tcW w:w="709" w:type="dxa"/>
            <w:vMerge/>
            <w:tcBorders>
              <w:top w:val="single" w:sz="4" w:space="0" w:color="auto"/>
              <w:bottom w:val="nil"/>
            </w:tcBorders>
          </w:tcPr>
          <w:p w14:paraId="52194B27" w14:textId="77777777" w:rsidR="00EC3177" w:rsidRDefault="00EC3177" w:rsidP="00242B18">
            <w:pPr>
              <w:spacing w:before="0" w:after="0" w:line="336" w:lineRule="auto"/>
              <w:rPr>
                <w:b/>
                <w:bCs/>
                <w:lang w:eastAsia="en-AU"/>
              </w:rPr>
            </w:pPr>
          </w:p>
        </w:tc>
        <w:tc>
          <w:tcPr>
            <w:tcW w:w="3686" w:type="dxa"/>
            <w:vAlign w:val="center"/>
          </w:tcPr>
          <w:p w14:paraId="53AE08A6" w14:textId="10A13146" w:rsidR="00EC3177" w:rsidRDefault="00EC3177" w:rsidP="00C249DD">
            <w:pPr>
              <w:spacing w:before="0" w:after="0" w:line="336" w:lineRule="auto"/>
              <w:rPr>
                <w:b/>
                <w:bCs/>
                <w:lang w:eastAsia="en-AU"/>
              </w:rPr>
            </w:pPr>
            <w:r>
              <w:rPr>
                <w:b/>
                <w:bCs/>
                <w:lang w:eastAsia="en-AU"/>
              </w:rPr>
              <w:t>Scalability</w:t>
            </w:r>
          </w:p>
        </w:tc>
        <w:tc>
          <w:tcPr>
            <w:tcW w:w="2437" w:type="dxa"/>
            <w:vAlign w:val="center"/>
          </w:tcPr>
          <w:p w14:paraId="568EBBC5" w14:textId="346B3A1D" w:rsidR="00EC3177" w:rsidRPr="00DF76C4" w:rsidRDefault="00EC3177" w:rsidP="00C249DD">
            <w:pPr>
              <w:spacing w:before="0" w:after="0" w:line="336" w:lineRule="auto"/>
              <w:rPr>
                <w:rFonts w:cs="Arial"/>
                <w:szCs w:val="22"/>
                <w:lang w:eastAsia="en-AU"/>
              </w:rPr>
            </w:pPr>
          </w:p>
        </w:tc>
        <w:tc>
          <w:tcPr>
            <w:tcW w:w="2437" w:type="dxa"/>
            <w:vAlign w:val="center"/>
          </w:tcPr>
          <w:p w14:paraId="3CC64AE2" w14:textId="18879D3F" w:rsidR="00EC3177" w:rsidRPr="00DF76C4" w:rsidRDefault="00EC3177" w:rsidP="00C249DD">
            <w:pPr>
              <w:spacing w:before="0" w:after="0" w:line="336" w:lineRule="auto"/>
              <w:rPr>
                <w:rFonts w:cs="Arial"/>
                <w:szCs w:val="22"/>
                <w:lang w:eastAsia="en-AU"/>
              </w:rPr>
            </w:pPr>
          </w:p>
        </w:tc>
        <w:tc>
          <w:tcPr>
            <w:tcW w:w="2437" w:type="dxa"/>
            <w:vAlign w:val="center"/>
          </w:tcPr>
          <w:p w14:paraId="1E33A389" w14:textId="25A82845" w:rsidR="00EC3177" w:rsidRPr="00DF76C4" w:rsidRDefault="00EC3177" w:rsidP="00C249DD">
            <w:pPr>
              <w:spacing w:before="0" w:after="0" w:line="336" w:lineRule="auto"/>
              <w:rPr>
                <w:rFonts w:cs="Arial"/>
                <w:szCs w:val="22"/>
                <w:lang w:eastAsia="en-AU"/>
              </w:rPr>
            </w:pPr>
          </w:p>
        </w:tc>
        <w:tc>
          <w:tcPr>
            <w:tcW w:w="2437" w:type="dxa"/>
            <w:vAlign w:val="center"/>
          </w:tcPr>
          <w:p w14:paraId="3E1573AB" w14:textId="3F1DA340" w:rsidR="00EC3177" w:rsidRPr="00DF76C4" w:rsidRDefault="00EC3177" w:rsidP="00C249DD">
            <w:pPr>
              <w:spacing w:before="0" w:after="0" w:line="336" w:lineRule="auto"/>
              <w:rPr>
                <w:rFonts w:cs="Arial"/>
                <w:szCs w:val="22"/>
                <w:lang w:eastAsia="en-AU"/>
              </w:rPr>
            </w:pPr>
          </w:p>
        </w:tc>
        <w:tc>
          <w:tcPr>
            <w:tcW w:w="2437" w:type="dxa"/>
            <w:vAlign w:val="center"/>
          </w:tcPr>
          <w:p w14:paraId="58034A1A" w14:textId="6F0CB353" w:rsidR="00EC3177" w:rsidRPr="00DF76C4" w:rsidRDefault="00EC3177" w:rsidP="00C249DD">
            <w:pPr>
              <w:spacing w:before="0" w:after="0" w:line="336" w:lineRule="auto"/>
              <w:rPr>
                <w:rFonts w:cs="Arial"/>
                <w:szCs w:val="22"/>
                <w:lang w:eastAsia="en-AU"/>
              </w:rPr>
            </w:pPr>
          </w:p>
        </w:tc>
        <w:tc>
          <w:tcPr>
            <w:tcW w:w="2437" w:type="dxa"/>
            <w:vAlign w:val="center"/>
          </w:tcPr>
          <w:p w14:paraId="113E9F44" w14:textId="554878A1" w:rsidR="00EC3177" w:rsidRPr="00DF76C4" w:rsidRDefault="00EC3177" w:rsidP="00C249DD">
            <w:pPr>
              <w:spacing w:before="0" w:after="0" w:line="336" w:lineRule="auto"/>
              <w:rPr>
                <w:rFonts w:cs="Arial"/>
                <w:szCs w:val="22"/>
                <w:lang w:eastAsia="en-AU"/>
              </w:rPr>
            </w:pPr>
          </w:p>
        </w:tc>
        <w:tc>
          <w:tcPr>
            <w:tcW w:w="2438" w:type="dxa"/>
            <w:vAlign w:val="center"/>
          </w:tcPr>
          <w:p w14:paraId="005E2CFC" w14:textId="77777777" w:rsidR="00EC3177" w:rsidRDefault="00EC3177" w:rsidP="00C249DD">
            <w:pPr>
              <w:spacing w:after="0" w:line="240" w:lineRule="auto"/>
            </w:pPr>
          </w:p>
        </w:tc>
      </w:tr>
      <w:tr w:rsidR="00242B18" w14:paraId="6060BCA9" w14:textId="77777777" w:rsidTr="00C249DD">
        <w:tc>
          <w:tcPr>
            <w:tcW w:w="709" w:type="dxa"/>
            <w:vMerge/>
            <w:tcBorders>
              <w:top w:val="single" w:sz="4" w:space="0" w:color="auto"/>
              <w:bottom w:val="nil"/>
            </w:tcBorders>
          </w:tcPr>
          <w:p w14:paraId="028266B9" w14:textId="77777777" w:rsidR="00242B18" w:rsidRDefault="00242B18" w:rsidP="00242B18">
            <w:pPr>
              <w:spacing w:before="0" w:after="0" w:line="336" w:lineRule="auto"/>
              <w:rPr>
                <w:b/>
                <w:bCs/>
                <w:lang w:eastAsia="en-AU"/>
              </w:rPr>
            </w:pPr>
          </w:p>
        </w:tc>
        <w:tc>
          <w:tcPr>
            <w:tcW w:w="3686" w:type="dxa"/>
            <w:vAlign w:val="center"/>
          </w:tcPr>
          <w:p w14:paraId="107D88F7" w14:textId="27D71D0E" w:rsidR="00242B18" w:rsidRDefault="00242B18" w:rsidP="00C249DD">
            <w:pPr>
              <w:spacing w:before="0" w:after="0" w:line="336" w:lineRule="auto"/>
              <w:rPr>
                <w:b/>
                <w:bCs/>
                <w:lang w:eastAsia="en-AU"/>
              </w:rPr>
            </w:pPr>
            <w:r>
              <w:rPr>
                <w:b/>
                <w:bCs/>
                <w:lang w:eastAsia="en-AU"/>
              </w:rPr>
              <w:t>Mobile support</w:t>
            </w:r>
          </w:p>
        </w:tc>
        <w:tc>
          <w:tcPr>
            <w:tcW w:w="2437" w:type="dxa"/>
            <w:vAlign w:val="center"/>
          </w:tcPr>
          <w:p w14:paraId="3AFC17DD" w14:textId="4A5D3E30"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742C5299"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6369A533"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66F38BD6"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284889AE" w14:textId="77777777" w:rsidR="00242B18" w:rsidRPr="00DF76C4" w:rsidRDefault="00242B18" w:rsidP="00C249DD">
            <w:pPr>
              <w:spacing w:before="0" w:after="0" w:line="336" w:lineRule="auto"/>
              <w:rPr>
                <w:rFonts w:eastAsia="Times New Roman" w:cs="Arial"/>
                <w:color w:val="374151"/>
                <w:szCs w:val="22"/>
              </w:rPr>
            </w:pPr>
          </w:p>
        </w:tc>
        <w:tc>
          <w:tcPr>
            <w:tcW w:w="2437" w:type="dxa"/>
            <w:vAlign w:val="center"/>
          </w:tcPr>
          <w:p w14:paraId="01D69222" w14:textId="77777777" w:rsidR="00242B18" w:rsidRPr="00DF76C4" w:rsidRDefault="00242B18" w:rsidP="00C249DD">
            <w:pPr>
              <w:spacing w:before="0" w:after="0" w:line="336" w:lineRule="auto"/>
              <w:rPr>
                <w:rFonts w:eastAsia="Times New Roman" w:cs="Arial"/>
                <w:color w:val="374151"/>
                <w:szCs w:val="22"/>
              </w:rPr>
            </w:pPr>
          </w:p>
        </w:tc>
        <w:tc>
          <w:tcPr>
            <w:tcW w:w="2438" w:type="dxa"/>
            <w:vAlign w:val="center"/>
          </w:tcPr>
          <w:p w14:paraId="1FB0E57D" w14:textId="77777777" w:rsidR="00242B18" w:rsidRPr="00DF76C4" w:rsidRDefault="00242B18" w:rsidP="00C249DD">
            <w:pPr>
              <w:spacing w:before="0" w:after="0" w:line="336" w:lineRule="auto"/>
              <w:rPr>
                <w:rFonts w:eastAsia="Times New Roman" w:cs="Arial"/>
                <w:color w:val="374151"/>
                <w:szCs w:val="22"/>
              </w:rPr>
            </w:pPr>
          </w:p>
        </w:tc>
      </w:tr>
      <w:tr w:rsidR="00242B18" w14:paraId="631DC73D" w14:textId="77777777" w:rsidTr="00C249DD">
        <w:trPr>
          <w:cnfStyle w:val="000000100000" w:firstRow="0" w:lastRow="0" w:firstColumn="0" w:lastColumn="0" w:oddVBand="0" w:evenVBand="0" w:oddHBand="1" w:evenHBand="0" w:firstRowFirstColumn="0" w:firstRowLastColumn="0" w:lastRowFirstColumn="0" w:lastRowLastColumn="0"/>
        </w:trPr>
        <w:tc>
          <w:tcPr>
            <w:tcW w:w="709" w:type="dxa"/>
            <w:vMerge/>
            <w:tcBorders>
              <w:top w:val="single" w:sz="4" w:space="0" w:color="auto"/>
              <w:bottom w:val="nil"/>
            </w:tcBorders>
          </w:tcPr>
          <w:p w14:paraId="087C3910" w14:textId="77777777" w:rsidR="00242B18" w:rsidRDefault="00242B18" w:rsidP="00242B18">
            <w:pPr>
              <w:spacing w:before="0" w:after="0" w:line="336" w:lineRule="auto"/>
              <w:rPr>
                <w:b/>
                <w:bCs/>
                <w:lang w:eastAsia="en-AU"/>
              </w:rPr>
            </w:pPr>
          </w:p>
        </w:tc>
        <w:tc>
          <w:tcPr>
            <w:tcW w:w="3686" w:type="dxa"/>
            <w:vAlign w:val="center"/>
          </w:tcPr>
          <w:p w14:paraId="49127186" w14:textId="6E853CD9" w:rsidR="00242B18" w:rsidRDefault="00242B18" w:rsidP="00C249DD">
            <w:pPr>
              <w:spacing w:before="0" w:after="0" w:line="336" w:lineRule="auto"/>
              <w:rPr>
                <w:b/>
                <w:bCs/>
                <w:lang w:eastAsia="en-AU"/>
              </w:rPr>
            </w:pPr>
            <w:r>
              <w:rPr>
                <w:b/>
                <w:bCs/>
                <w:lang w:eastAsia="en-AU"/>
              </w:rPr>
              <w:t>Pricing model</w:t>
            </w:r>
          </w:p>
        </w:tc>
        <w:tc>
          <w:tcPr>
            <w:tcW w:w="2437" w:type="dxa"/>
            <w:vAlign w:val="center"/>
          </w:tcPr>
          <w:p w14:paraId="639A0362" w14:textId="541F3531"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Commercial</w:t>
            </w:r>
          </w:p>
        </w:tc>
        <w:tc>
          <w:tcPr>
            <w:tcW w:w="2437" w:type="dxa"/>
            <w:vAlign w:val="center"/>
          </w:tcPr>
          <w:p w14:paraId="2680C169" w14:textId="345950F8"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Commercial</w:t>
            </w:r>
          </w:p>
        </w:tc>
        <w:tc>
          <w:tcPr>
            <w:tcW w:w="2437" w:type="dxa"/>
            <w:vAlign w:val="center"/>
          </w:tcPr>
          <w:p w14:paraId="3488A7D2" w14:textId="565B2936"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Freemium / Commercial</w:t>
            </w:r>
          </w:p>
        </w:tc>
        <w:tc>
          <w:tcPr>
            <w:tcW w:w="2437" w:type="dxa"/>
            <w:vAlign w:val="center"/>
          </w:tcPr>
          <w:p w14:paraId="799AF27C" w14:textId="6B0CBDCF"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Open-source / Commercial</w:t>
            </w:r>
          </w:p>
        </w:tc>
        <w:tc>
          <w:tcPr>
            <w:tcW w:w="2437" w:type="dxa"/>
            <w:vAlign w:val="center"/>
          </w:tcPr>
          <w:p w14:paraId="48557F06" w14:textId="393032EB"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Commercial</w:t>
            </w:r>
          </w:p>
        </w:tc>
        <w:tc>
          <w:tcPr>
            <w:tcW w:w="2437" w:type="dxa"/>
            <w:vAlign w:val="center"/>
          </w:tcPr>
          <w:p w14:paraId="12F6EC50" w14:textId="0CC97242"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Commercial</w:t>
            </w:r>
          </w:p>
        </w:tc>
        <w:tc>
          <w:tcPr>
            <w:tcW w:w="2438" w:type="dxa"/>
            <w:vAlign w:val="center"/>
          </w:tcPr>
          <w:p w14:paraId="25D47874" w14:textId="2094B5FC" w:rsidR="00242B18" w:rsidRPr="00DF76C4" w:rsidRDefault="00242B18" w:rsidP="00C249DD">
            <w:pPr>
              <w:spacing w:before="0" w:after="0" w:line="336" w:lineRule="auto"/>
              <w:rPr>
                <w:rFonts w:cs="Arial"/>
                <w:szCs w:val="22"/>
                <w:lang w:eastAsia="en-AU"/>
              </w:rPr>
            </w:pPr>
            <w:r w:rsidRPr="00DF76C4">
              <w:rPr>
                <w:rFonts w:eastAsia="Times New Roman" w:cs="Arial"/>
                <w:color w:val="374151"/>
                <w:szCs w:val="22"/>
              </w:rPr>
              <w:t>Commercial</w:t>
            </w:r>
          </w:p>
        </w:tc>
      </w:tr>
      <w:tr w:rsidR="00C82013" w14:paraId="08D990F5" w14:textId="77777777" w:rsidTr="00C249DD">
        <w:tc>
          <w:tcPr>
            <w:tcW w:w="709" w:type="dxa"/>
            <w:vMerge w:val="restart"/>
            <w:tcBorders>
              <w:top w:val="nil"/>
            </w:tcBorders>
            <w:textDirection w:val="btLr"/>
            <w:vAlign w:val="center"/>
          </w:tcPr>
          <w:p w14:paraId="4A4C302B" w14:textId="72357142" w:rsidR="00242B18" w:rsidRDefault="00242B18" w:rsidP="00242B18">
            <w:pPr>
              <w:spacing w:before="0" w:after="0" w:line="336" w:lineRule="auto"/>
              <w:ind w:left="113" w:right="113"/>
              <w:jc w:val="center"/>
              <w:rPr>
                <w:b/>
                <w:bCs/>
                <w:lang w:eastAsia="en-AU"/>
              </w:rPr>
            </w:pPr>
            <w:r>
              <w:rPr>
                <w:b/>
                <w:bCs/>
                <w:lang w:eastAsia="en-AU"/>
              </w:rPr>
              <w:t>Subjective</w:t>
            </w:r>
            <w:r w:rsidR="00813F88">
              <w:rPr>
                <w:b/>
                <w:bCs/>
                <w:lang w:eastAsia="en-AU"/>
              </w:rPr>
              <w:t xml:space="preserve"> measures</w:t>
            </w:r>
          </w:p>
        </w:tc>
        <w:tc>
          <w:tcPr>
            <w:tcW w:w="3686" w:type="dxa"/>
            <w:shd w:val="clear" w:color="auto" w:fill="E8F0F2"/>
            <w:vAlign w:val="center"/>
          </w:tcPr>
          <w:p w14:paraId="7E930A61" w14:textId="330B28B6" w:rsidR="00242B18" w:rsidRDefault="00D26595" w:rsidP="00C249DD">
            <w:pPr>
              <w:spacing w:before="0" w:after="0" w:line="336" w:lineRule="auto"/>
              <w:rPr>
                <w:b/>
                <w:bCs/>
                <w:lang w:eastAsia="en-AU"/>
              </w:rPr>
            </w:pPr>
            <w:r>
              <w:rPr>
                <w:b/>
                <w:bCs/>
                <w:lang w:eastAsia="en-AU"/>
              </w:rPr>
              <w:t>Gartner Magic Quadrant</w:t>
            </w:r>
          </w:p>
        </w:tc>
        <w:tc>
          <w:tcPr>
            <w:tcW w:w="2437" w:type="dxa"/>
            <w:shd w:val="clear" w:color="auto" w:fill="E8F0F2"/>
            <w:vAlign w:val="center"/>
          </w:tcPr>
          <w:p w14:paraId="6A022AEA" w14:textId="4CDF39B3" w:rsidR="00242B18" w:rsidRPr="00DF76C4" w:rsidRDefault="0079581E" w:rsidP="00C249DD">
            <w:pPr>
              <w:spacing w:before="0" w:after="0" w:line="336" w:lineRule="auto"/>
              <w:rPr>
                <w:rFonts w:eastAsia="Times New Roman" w:cs="Arial"/>
                <w:color w:val="374151"/>
                <w:szCs w:val="22"/>
              </w:rPr>
            </w:pPr>
            <w:r>
              <w:rPr>
                <w:rFonts w:eastAsia="Times New Roman" w:cs="Arial"/>
                <w:color w:val="374151"/>
                <w:szCs w:val="22"/>
              </w:rPr>
              <w:t>Leader</w:t>
            </w:r>
          </w:p>
        </w:tc>
        <w:tc>
          <w:tcPr>
            <w:tcW w:w="2437" w:type="dxa"/>
            <w:shd w:val="clear" w:color="auto" w:fill="E8F0F2"/>
            <w:vAlign w:val="center"/>
          </w:tcPr>
          <w:p w14:paraId="703540A0" w14:textId="0518EDE4" w:rsidR="00242B18" w:rsidRPr="00DF76C4" w:rsidRDefault="00EA7984" w:rsidP="00C249DD">
            <w:pPr>
              <w:spacing w:before="0" w:after="0" w:line="336" w:lineRule="auto"/>
              <w:rPr>
                <w:rFonts w:eastAsia="Times New Roman" w:cs="Arial"/>
                <w:color w:val="374151"/>
                <w:szCs w:val="22"/>
              </w:rPr>
            </w:pPr>
            <w:r>
              <w:rPr>
                <w:rFonts w:eastAsia="Times New Roman" w:cs="Arial"/>
                <w:color w:val="374151"/>
                <w:szCs w:val="22"/>
              </w:rPr>
              <w:t>Challenger</w:t>
            </w:r>
          </w:p>
        </w:tc>
        <w:tc>
          <w:tcPr>
            <w:tcW w:w="2437" w:type="dxa"/>
            <w:shd w:val="clear" w:color="auto" w:fill="E8F0F2"/>
            <w:vAlign w:val="center"/>
          </w:tcPr>
          <w:p w14:paraId="45FD305D" w14:textId="3CA85354" w:rsidR="00242B18" w:rsidRPr="00DF76C4" w:rsidRDefault="00EA7984" w:rsidP="00C249DD">
            <w:pPr>
              <w:spacing w:before="0" w:after="0" w:line="336" w:lineRule="auto"/>
              <w:rPr>
                <w:rFonts w:eastAsia="Times New Roman" w:cs="Arial"/>
                <w:color w:val="374151"/>
                <w:szCs w:val="22"/>
              </w:rPr>
            </w:pPr>
            <w:r>
              <w:rPr>
                <w:rFonts w:eastAsia="Times New Roman" w:cs="Arial"/>
                <w:color w:val="374151"/>
                <w:szCs w:val="22"/>
              </w:rPr>
              <w:t>Leader</w:t>
            </w:r>
          </w:p>
        </w:tc>
        <w:tc>
          <w:tcPr>
            <w:tcW w:w="2437" w:type="dxa"/>
            <w:shd w:val="clear" w:color="auto" w:fill="E8F0F2"/>
            <w:vAlign w:val="center"/>
          </w:tcPr>
          <w:p w14:paraId="57257E9F" w14:textId="77777777" w:rsidR="00242B18" w:rsidRDefault="00EA7984" w:rsidP="00C249DD">
            <w:pPr>
              <w:spacing w:before="0" w:after="0" w:line="336" w:lineRule="auto"/>
              <w:rPr>
                <w:rFonts w:eastAsia="Times New Roman" w:cs="Arial"/>
                <w:color w:val="374151"/>
                <w:szCs w:val="22"/>
              </w:rPr>
            </w:pPr>
            <w:r>
              <w:rPr>
                <w:rFonts w:eastAsia="Times New Roman" w:cs="Arial"/>
                <w:color w:val="374151"/>
                <w:szCs w:val="22"/>
              </w:rPr>
              <w:t>[Not included]</w:t>
            </w:r>
          </w:p>
          <w:p w14:paraId="1D352B8A" w14:textId="0D54F679" w:rsidR="00123F48" w:rsidRPr="00DF76C4" w:rsidRDefault="00123F48" w:rsidP="00C249DD">
            <w:pPr>
              <w:spacing w:before="0" w:after="0" w:line="336" w:lineRule="auto"/>
              <w:rPr>
                <w:rFonts w:eastAsia="Times New Roman" w:cs="Arial"/>
                <w:color w:val="374151"/>
                <w:szCs w:val="22"/>
              </w:rPr>
            </w:pPr>
            <w:proofErr w:type="spellStart"/>
            <w:r>
              <w:rPr>
                <w:rFonts w:eastAsia="Times New Roman" w:cs="Arial"/>
                <w:color w:val="374151"/>
                <w:szCs w:val="22"/>
              </w:rPr>
              <w:t>Peerspot</w:t>
            </w:r>
            <w:proofErr w:type="spellEnd"/>
            <w:r>
              <w:rPr>
                <w:rFonts w:eastAsia="Times New Roman" w:cs="Arial"/>
                <w:color w:val="374151"/>
                <w:szCs w:val="22"/>
              </w:rPr>
              <w:t xml:space="preserve"> #1</w:t>
            </w:r>
          </w:p>
        </w:tc>
        <w:tc>
          <w:tcPr>
            <w:tcW w:w="2437" w:type="dxa"/>
            <w:shd w:val="clear" w:color="auto" w:fill="E8F0F2"/>
            <w:vAlign w:val="center"/>
          </w:tcPr>
          <w:p w14:paraId="362F9471" w14:textId="77777777" w:rsidR="00242B18" w:rsidRDefault="00EA7984" w:rsidP="00C249DD">
            <w:pPr>
              <w:spacing w:before="0" w:after="0" w:line="336" w:lineRule="auto"/>
              <w:rPr>
                <w:rFonts w:eastAsia="Times New Roman" w:cs="Arial"/>
                <w:color w:val="374151"/>
                <w:szCs w:val="22"/>
              </w:rPr>
            </w:pPr>
            <w:r>
              <w:rPr>
                <w:rFonts w:eastAsia="Times New Roman" w:cs="Arial"/>
                <w:color w:val="374151"/>
                <w:szCs w:val="22"/>
              </w:rPr>
              <w:t>Niche player</w:t>
            </w:r>
          </w:p>
          <w:p w14:paraId="1BD4191D" w14:textId="733CF69A" w:rsidR="00123F48" w:rsidRPr="00DF76C4" w:rsidRDefault="00123F48" w:rsidP="00C249DD">
            <w:pPr>
              <w:spacing w:before="0" w:after="0" w:line="336" w:lineRule="auto"/>
              <w:rPr>
                <w:rFonts w:eastAsia="Times New Roman" w:cs="Arial"/>
                <w:color w:val="374151"/>
                <w:szCs w:val="22"/>
              </w:rPr>
            </w:pPr>
            <w:r w:rsidRPr="00921BA8">
              <w:rPr>
                <w:lang w:eastAsia="en-AU"/>
              </w:rPr>
              <w:t>Forester Wave leader</w:t>
            </w:r>
          </w:p>
        </w:tc>
        <w:tc>
          <w:tcPr>
            <w:tcW w:w="2437" w:type="dxa"/>
            <w:shd w:val="clear" w:color="auto" w:fill="E8F0F2"/>
            <w:vAlign w:val="center"/>
          </w:tcPr>
          <w:p w14:paraId="32D4280E" w14:textId="12369D54" w:rsidR="00242B18" w:rsidRPr="00DF76C4" w:rsidRDefault="00EA7984" w:rsidP="00C249DD">
            <w:pPr>
              <w:spacing w:before="0" w:after="0" w:line="336" w:lineRule="auto"/>
              <w:rPr>
                <w:rFonts w:eastAsia="Times New Roman" w:cs="Arial"/>
                <w:color w:val="374151"/>
                <w:szCs w:val="22"/>
              </w:rPr>
            </w:pPr>
            <w:r>
              <w:rPr>
                <w:rFonts w:eastAsia="Times New Roman" w:cs="Arial"/>
                <w:color w:val="374151"/>
                <w:szCs w:val="22"/>
              </w:rPr>
              <w:t>Leader</w:t>
            </w:r>
            <w:r w:rsidR="007168AB">
              <w:rPr>
                <w:rFonts w:eastAsia="Times New Roman" w:cs="Arial"/>
                <w:color w:val="374151"/>
                <w:szCs w:val="22"/>
              </w:rPr>
              <w:t xml:space="preserve"> (#1)</w:t>
            </w:r>
          </w:p>
        </w:tc>
        <w:tc>
          <w:tcPr>
            <w:tcW w:w="2438" w:type="dxa"/>
            <w:shd w:val="clear" w:color="auto" w:fill="E8F0F2"/>
            <w:vAlign w:val="center"/>
          </w:tcPr>
          <w:p w14:paraId="1011759C" w14:textId="3B6E492A" w:rsidR="00242B18" w:rsidRPr="00DF76C4" w:rsidRDefault="007168AB" w:rsidP="00C249DD">
            <w:pPr>
              <w:spacing w:before="0" w:after="0" w:line="336" w:lineRule="auto"/>
              <w:rPr>
                <w:rFonts w:eastAsia="Times New Roman" w:cs="Arial"/>
                <w:color w:val="374151"/>
                <w:szCs w:val="22"/>
              </w:rPr>
            </w:pPr>
            <w:r>
              <w:rPr>
                <w:rFonts w:eastAsia="Times New Roman" w:cs="Arial"/>
                <w:color w:val="374151"/>
                <w:szCs w:val="22"/>
              </w:rPr>
              <w:t>Leader</w:t>
            </w:r>
          </w:p>
        </w:tc>
      </w:tr>
      <w:tr w:rsidR="00C82013" w14:paraId="0EA53A4E" w14:textId="77777777" w:rsidTr="00C249DD">
        <w:trPr>
          <w:cnfStyle w:val="000000100000" w:firstRow="0" w:lastRow="0" w:firstColumn="0" w:lastColumn="0" w:oddVBand="0" w:evenVBand="0" w:oddHBand="1" w:evenHBand="0" w:firstRowFirstColumn="0" w:firstRowLastColumn="0" w:lastRowFirstColumn="0" w:lastRowLastColumn="0"/>
        </w:trPr>
        <w:tc>
          <w:tcPr>
            <w:tcW w:w="709" w:type="dxa"/>
            <w:vMerge/>
          </w:tcPr>
          <w:p w14:paraId="42AAC0B4" w14:textId="77777777" w:rsidR="00242B18" w:rsidRDefault="00242B18" w:rsidP="00242B18">
            <w:pPr>
              <w:spacing w:before="0" w:after="0" w:line="336" w:lineRule="auto"/>
              <w:rPr>
                <w:b/>
                <w:bCs/>
                <w:lang w:eastAsia="en-AU"/>
              </w:rPr>
            </w:pPr>
          </w:p>
        </w:tc>
        <w:tc>
          <w:tcPr>
            <w:tcW w:w="3686" w:type="dxa"/>
            <w:shd w:val="clear" w:color="auto" w:fill="E8F0F2"/>
            <w:vAlign w:val="center"/>
          </w:tcPr>
          <w:p w14:paraId="633AE717" w14:textId="062132E9" w:rsidR="00242B18" w:rsidRDefault="00242B18" w:rsidP="00C249DD">
            <w:pPr>
              <w:spacing w:before="0" w:after="0" w:line="336" w:lineRule="auto"/>
              <w:rPr>
                <w:b/>
                <w:bCs/>
                <w:lang w:eastAsia="en-AU"/>
              </w:rPr>
            </w:pPr>
            <w:r>
              <w:rPr>
                <w:b/>
                <w:bCs/>
                <w:lang w:eastAsia="en-AU"/>
              </w:rPr>
              <w:t>Support &amp; documentation</w:t>
            </w:r>
          </w:p>
        </w:tc>
        <w:tc>
          <w:tcPr>
            <w:tcW w:w="2437" w:type="dxa"/>
            <w:shd w:val="clear" w:color="auto" w:fill="E8F0F2"/>
            <w:vAlign w:val="center"/>
          </w:tcPr>
          <w:p w14:paraId="65C05AB5" w14:textId="233865DE" w:rsidR="00242B18" w:rsidRPr="00DF76C4" w:rsidRDefault="00242B18" w:rsidP="00C249DD">
            <w:pPr>
              <w:spacing w:before="0" w:after="0" w:line="336" w:lineRule="auto"/>
              <w:rPr>
                <w:rFonts w:eastAsia="Times New Roman" w:cs="Arial"/>
                <w:color w:val="374151"/>
                <w:szCs w:val="22"/>
              </w:rPr>
            </w:pPr>
          </w:p>
        </w:tc>
        <w:tc>
          <w:tcPr>
            <w:tcW w:w="2437" w:type="dxa"/>
            <w:shd w:val="clear" w:color="auto" w:fill="E8F0F2"/>
            <w:vAlign w:val="center"/>
          </w:tcPr>
          <w:p w14:paraId="1F64CD8A" w14:textId="77777777" w:rsidR="00242B18" w:rsidRPr="00DF76C4" w:rsidRDefault="00242B18" w:rsidP="00C249DD">
            <w:pPr>
              <w:spacing w:before="0" w:after="0" w:line="336" w:lineRule="auto"/>
              <w:rPr>
                <w:rFonts w:eastAsia="Times New Roman" w:cs="Arial"/>
                <w:color w:val="374151"/>
                <w:szCs w:val="22"/>
              </w:rPr>
            </w:pPr>
          </w:p>
        </w:tc>
        <w:tc>
          <w:tcPr>
            <w:tcW w:w="2437" w:type="dxa"/>
            <w:shd w:val="clear" w:color="auto" w:fill="E8F0F2"/>
            <w:vAlign w:val="center"/>
          </w:tcPr>
          <w:p w14:paraId="792DDD4E" w14:textId="77777777" w:rsidR="00242B18" w:rsidRPr="00DF76C4" w:rsidRDefault="00242B18" w:rsidP="00C249DD">
            <w:pPr>
              <w:spacing w:before="0" w:after="0" w:line="336" w:lineRule="auto"/>
              <w:rPr>
                <w:rFonts w:eastAsia="Times New Roman" w:cs="Arial"/>
                <w:color w:val="374151"/>
                <w:szCs w:val="22"/>
              </w:rPr>
            </w:pPr>
          </w:p>
        </w:tc>
        <w:tc>
          <w:tcPr>
            <w:tcW w:w="2437" w:type="dxa"/>
            <w:shd w:val="clear" w:color="auto" w:fill="E8F0F2"/>
            <w:vAlign w:val="center"/>
          </w:tcPr>
          <w:p w14:paraId="6F8FDFAF" w14:textId="77777777" w:rsidR="00242B18" w:rsidRPr="00DF76C4" w:rsidRDefault="00242B18" w:rsidP="00C249DD">
            <w:pPr>
              <w:spacing w:before="0" w:after="0" w:line="336" w:lineRule="auto"/>
              <w:rPr>
                <w:rFonts w:eastAsia="Times New Roman" w:cs="Arial"/>
                <w:color w:val="374151"/>
                <w:szCs w:val="22"/>
              </w:rPr>
            </w:pPr>
          </w:p>
        </w:tc>
        <w:tc>
          <w:tcPr>
            <w:tcW w:w="2437" w:type="dxa"/>
            <w:shd w:val="clear" w:color="auto" w:fill="E8F0F2"/>
            <w:vAlign w:val="center"/>
          </w:tcPr>
          <w:p w14:paraId="7D854192" w14:textId="77777777" w:rsidR="00242B18" w:rsidRPr="00DF76C4" w:rsidRDefault="00242B18" w:rsidP="00C249DD">
            <w:pPr>
              <w:spacing w:before="0" w:after="0" w:line="336" w:lineRule="auto"/>
              <w:rPr>
                <w:rFonts w:eastAsia="Times New Roman" w:cs="Arial"/>
                <w:color w:val="374151"/>
                <w:szCs w:val="22"/>
              </w:rPr>
            </w:pPr>
          </w:p>
        </w:tc>
        <w:tc>
          <w:tcPr>
            <w:tcW w:w="2437" w:type="dxa"/>
            <w:shd w:val="clear" w:color="auto" w:fill="E8F0F2"/>
            <w:vAlign w:val="center"/>
          </w:tcPr>
          <w:p w14:paraId="7C3167C2" w14:textId="77777777" w:rsidR="00242B18" w:rsidRPr="00DF76C4" w:rsidRDefault="00242B18" w:rsidP="00C249DD">
            <w:pPr>
              <w:spacing w:before="0" w:after="0" w:line="336" w:lineRule="auto"/>
              <w:rPr>
                <w:rFonts w:eastAsia="Times New Roman" w:cs="Arial"/>
                <w:color w:val="374151"/>
                <w:szCs w:val="22"/>
              </w:rPr>
            </w:pPr>
          </w:p>
        </w:tc>
        <w:tc>
          <w:tcPr>
            <w:tcW w:w="2438" w:type="dxa"/>
            <w:shd w:val="clear" w:color="auto" w:fill="E8F0F2"/>
            <w:vAlign w:val="center"/>
          </w:tcPr>
          <w:p w14:paraId="0E668912" w14:textId="77777777" w:rsidR="00242B18" w:rsidRPr="00DF76C4" w:rsidRDefault="00242B18" w:rsidP="00C249DD">
            <w:pPr>
              <w:spacing w:before="0" w:after="0" w:line="336" w:lineRule="auto"/>
              <w:rPr>
                <w:rFonts w:eastAsia="Times New Roman" w:cs="Arial"/>
                <w:color w:val="374151"/>
                <w:szCs w:val="22"/>
              </w:rPr>
            </w:pPr>
          </w:p>
        </w:tc>
      </w:tr>
      <w:tr w:rsidR="00C82013" w14:paraId="2BB61E61" w14:textId="77777777" w:rsidTr="00C249DD">
        <w:tc>
          <w:tcPr>
            <w:tcW w:w="709" w:type="dxa"/>
            <w:vMerge/>
          </w:tcPr>
          <w:p w14:paraId="5C26E9EF" w14:textId="77777777" w:rsidR="00242B18" w:rsidRDefault="00242B18" w:rsidP="00242B18">
            <w:pPr>
              <w:spacing w:before="0" w:after="0" w:line="336" w:lineRule="auto"/>
              <w:rPr>
                <w:b/>
                <w:bCs/>
                <w:lang w:eastAsia="en-AU"/>
              </w:rPr>
            </w:pPr>
          </w:p>
        </w:tc>
        <w:tc>
          <w:tcPr>
            <w:tcW w:w="3686" w:type="dxa"/>
            <w:shd w:val="clear" w:color="auto" w:fill="E8F0F2"/>
            <w:vAlign w:val="center"/>
          </w:tcPr>
          <w:p w14:paraId="367F13B3" w14:textId="05244991" w:rsidR="00242B18" w:rsidRDefault="00242B18" w:rsidP="00C249DD">
            <w:pPr>
              <w:spacing w:before="0" w:after="0" w:line="336" w:lineRule="auto"/>
              <w:rPr>
                <w:b/>
                <w:bCs/>
                <w:lang w:eastAsia="en-AU"/>
              </w:rPr>
            </w:pPr>
            <w:r>
              <w:rPr>
                <w:b/>
                <w:bCs/>
                <w:lang w:eastAsia="en-AU"/>
              </w:rPr>
              <w:t>Ease of use</w:t>
            </w:r>
          </w:p>
        </w:tc>
        <w:tc>
          <w:tcPr>
            <w:tcW w:w="2437" w:type="dxa"/>
            <w:shd w:val="clear" w:color="auto" w:fill="E8F0F2"/>
            <w:vAlign w:val="center"/>
          </w:tcPr>
          <w:p w14:paraId="44238A5A" w14:textId="49F66955" w:rsidR="00242B18" w:rsidRPr="00DF76C4" w:rsidRDefault="00242B18" w:rsidP="00C249DD">
            <w:pPr>
              <w:spacing w:before="0" w:after="0" w:line="336" w:lineRule="auto"/>
              <w:rPr>
                <w:rFonts w:eastAsia="Times New Roman" w:cs="Arial"/>
                <w:color w:val="374151"/>
                <w:szCs w:val="22"/>
              </w:rPr>
            </w:pPr>
          </w:p>
        </w:tc>
        <w:tc>
          <w:tcPr>
            <w:tcW w:w="2437" w:type="dxa"/>
            <w:shd w:val="clear" w:color="auto" w:fill="E8F0F2"/>
            <w:vAlign w:val="center"/>
          </w:tcPr>
          <w:p w14:paraId="227F6DBF" w14:textId="77777777" w:rsidR="00242B18" w:rsidRPr="00DF76C4" w:rsidRDefault="00242B18" w:rsidP="00C249DD">
            <w:pPr>
              <w:spacing w:before="0" w:after="0" w:line="336" w:lineRule="auto"/>
              <w:rPr>
                <w:rFonts w:eastAsia="Times New Roman" w:cs="Arial"/>
                <w:color w:val="374151"/>
                <w:szCs w:val="22"/>
              </w:rPr>
            </w:pPr>
          </w:p>
        </w:tc>
        <w:tc>
          <w:tcPr>
            <w:tcW w:w="2437" w:type="dxa"/>
            <w:shd w:val="clear" w:color="auto" w:fill="E8F0F2"/>
            <w:vAlign w:val="center"/>
          </w:tcPr>
          <w:p w14:paraId="0DA20411" w14:textId="77777777" w:rsidR="00242B18" w:rsidRPr="00DF76C4" w:rsidRDefault="00242B18" w:rsidP="00C249DD">
            <w:pPr>
              <w:spacing w:before="0" w:after="0" w:line="336" w:lineRule="auto"/>
              <w:rPr>
                <w:rFonts w:eastAsia="Times New Roman" w:cs="Arial"/>
                <w:color w:val="374151"/>
                <w:szCs w:val="22"/>
              </w:rPr>
            </w:pPr>
          </w:p>
        </w:tc>
        <w:tc>
          <w:tcPr>
            <w:tcW w:w="2437" w:type="dxa"/>
            <w:shd w:val="clear" w:color="auto" w:fill="E8F0F2"/>
            <w:vAlign w:val="center"/>
          </w:tcPr>
          <w:p w14:paraId="1B82C530" w14:textId="77777777" w:rsidR="00242B18" w:rsidRPr="00DF76C4" w:rsidRDefault="00242B18" w:rsidP="00C249DD">
            <w:pPr>
              <w:spacing w:before="0" w:after="0" w:line="336" w:lineRule="auto"/>
              <w:rPr>
                <w:rFonts w:eastAsia="Times New Roman" w:cs="Arial"/>
                <w:color w:val="374151"/>
                <w:szCs w:val="22"/>
              </w:rPr>
            </w:pPr>
          </w:p>
        </w:tc>
        <w:tc>
          <w:tcPr>
            <w:tcW w:w="2437" w:type="dxa"/>
            <w:shd w:val="clear" w:color="auto" w:fill="E8F0F2"/>
            <w:vAlign w:val="center"/>
          </w:tcPr>
          <w:p w14:paraId="02D38115" w14:textId="77777777" w:rsidR="00242B18" w:rsidRPr="00DF76C4" w:rsidRDefault="00242B18" w:rsidP="00C249DD">
            <w:pPr>
              <w:spacing w:before="0" w:after="0" w:line="336" w:lineRule="auto"/>
              <w:rPr>
                <w:rFonts w:eastAsia="Times New Roman" w:cs="Arial"/>
                <w:color w:val="374151"/>
                <w:szCs w:val="22"/>
              </w:rPr>
            </w:pPr>
          </w:p>
        </w:tc>
        <w:tc>
          <w:tcPr>
            <w:tcW w:w="2437" w:type="dxa"/>
            <w:shd w:val="clear" w:color="auto" w:fill="E8F0F2"/>
            <w:vAlign w:val="center"/>
          </w:tcPr>
          <w:p w14:paraId="070BB06A" w14:textId="77777777" w:rsidR="00242B18" w:rsidRPr="00DF76C4" w:rsidRDefault="00242B18" w:rsidP="00C249DD">
            <w:pPr>
              <w:spacing w:before="0" w:after="0" w:line="336" w:lineRule="auto"/>
              <w:rPr>
                <w:rFonts w:eastAsia="Times New Roman" w:cs="Arial"/>
                <w:color w:val="374151"/>
                <w:szCs w:val="22"/>
              </w:rPr>
            </w:pPr>
          </w:p>
        </w:tc>
        <w:tc>
          <w:tcPr>
            <w:tcW w:w="2438" w:type="dxa"/>
            <w:shd w:val="clear" w:color="auto" w:fill="E8F0F2"/>
            <w:vAlign w:val="center"/>
          </w:tcPr>
          <w:p w14:paraId="667B854F" w14:textId="77777777" w:rsidR="00242B18" w:rsidRPr="00DF76C4" w:rsidRDefault="00242B18" w:rsidP="00C249DD">
            <w:pPr>
              <w:spacing w:before="0" w:after="0" w:line="336" w:lineRule="auto"/>
              <w:rPr>
                <w:rFonts w:eastAsia="Times New Roman" w:cs="Arial"/>
                <w:color w:val="374151"/>
                <w:szCs w:val="22"/>
              </w:rPr>
            </w:pPr>
          </w:p>
        </w:tc>
      </w:tr>
      <w:tr w:rsidR="00C82013" w14:paraId="0E7DF0F3" w14:textId="77777777" w:rsidTr="00C249DD">
        <w:trPr>
          <w:cnfStyle w:val="000000100000" w:firstRow="0" w:lastRow="0" w:firstColumn="0" w:lastColumn="0" w:oddVBand="0" w:evenVBand="0" w:oddHBand="1" w:evenHBand="0" w:firstRowFirstColumn="0" w:firstRowLastColumn="0" w:lastRowFirstColumn="0" w:lastRowLastColumn="0"/>
        </w:trPr>
        <w:tc>
          <w:tcPr>
            <w:tcW w:w="709" w:type="dxa"/>
            <w:vMerge/>
          </w:tcPr>
          <w:p w14:paraId="790E0826" w14:textId="77777777" w:rsidR="00242B18" w:rsidRDefault="00242B18" w:rsidP="00242B18">
            <w:pPr>
              <w:spacing w:before="0" w:after="0" w:line="336" w:lineRule="auto"/>
              <w:rPr>
                <w:b/>
                <w:bCs/>
                <w:lang w:eastAsia="en-AU"/>
              </w:rPr>
            </w:pPr>
          </w:p>
        </w:tc>
        <w:tc>
          <w:tcPr>
            <w:tcW w:w="3686" w:type="dxa"/>
            <w:shd w:val="clear" w:color="auto" w:fill="E8F0F2"/>
            <w:vAlign w:val="center"/>
          </w:tcPr>
          <w:p w14:paraId="0D25E311" w14:textId="3860EA6C" w:rsidR="00242B18" w:rsidRDefault="00242B18" w:rsidP="00C249DD">
            <w:pPr>
              <w:spacing w:before="0" w:after="0" w:line="336" w:lineRule="auto"/>
              <w:rPr>
                <w:b/>
                <w:bCs/>
                <w:lang w:eastAsia="en-AU"/>
              </w:rPr>
            </w:pPr>
            <w:r>
              <w:rPr>
                <w:b/>
                <w:bCs/>
                <w:lang w:eastAsia="en-AU"/>
              </w:rPr>
              <w:t>Community &amp; user feedback</w:t>
            </w:r>
          </w:p>
        </w:tc>
        <w:tc>
          <w:tcPr>
            <w:tcW w:w="2437" w:type="dxa"/>
            <w:shd w:val="clear" w:color="auto" w:fill="E8F0F2"/>
            <w:vAlign w:val="center"/>
          </w:tcPr>
          <w:p w14:paraId="0184BB27" w14:textId="4F19D5F4" w:rsidR="00242B18" w:rsidRPr="00DF76C4" w:rsidRDefault="00242B18" w:rsidP="00C249DD">
            <w:pPr>
              <w:spacing w:before="0" w:after="0" w:line="336" w:lineRule="auto"/>
              <w:rPr>
                <w:rFonts w:eastAsia="Times New Roman" w:cs="Arial"/>
                <w:color w:val="374151"/>
                <w:szCs w:val="22"/>
              </w:rPr>
            </w:pPr>
          </w:p>
        </w:tc>
        <w:tc>
          <w:tcPr>
            <w:tcW w:w="2437" w:type="dxa"/>
            <w:shd w:val="clear" w:color="auto" w:fill="E8F0F2"/>
            <w:vAlign w:val="center"/>
          </w:tcPr>
          <w:p w14:paraId="5C0C6E94" w14:textId="77777777" w:rsidR="00242B18" w:rsidRPr="00DF76C4" w:rsidRDefault="00242B18" w:rsidP="00C249DD">
            <w:pPr>
              <w:spacing w:before="0" w:after="0" w:line="336" w:lineRule="auto"/>
              <w:rPr>
                <w:rFonts w:eastAsia="Times New Roman" w:cs="Arial"/>
                <w:color w:val="374151"/>
                <w:szCs w:val="22"/>
              </w:rPr>
            </w:pPr>
          </w:p>
        </w:tc>
        <w:tc>
          <w:tcPr>
            <w:tcW w:w="2437" w:type="dxa"/>
            <w:shd w:val="clear" w:color="auto" w:fill="E8F0F2"/>
            <w:vAlign w:val="center"/>
          </w:tcPr>
          <w:p w14:paraId="63FB126F" w14:textId="77777777" w:rsidR="00242B18" w:rsidRPr="00DF76C4" w:rsidRDefault="00242B18" w:rsidP="00C249DD">
            <w:pPr>
              <w:spacing w:before="0" w:after="0" w:line="336" w:lineRule="auto"/>
              <w:rPr>
                <w:rFonts w:eastAsia="Times New Roman" w:cs="Arial"/>
                <w:color w:val="374151"/>
                <w:szCs w:val="22"/>
              </w:rPr>
            </w:pPr>
          </w:p>
        </w:tc>
        <w:tc>
          <w:tcPr>
            <w:tcW w:w="2437" w:type="dxa"/>
            <w:shd w:val="clear" w:color="auto" w:fill="E8F0F2"/>
            <w:vAlign w:val="center"/>
          </w:tcPr>
          <w:p w14:paraId="31FF1C7E" w14:textId="77777777" w:rsidR="00242B18" w:rsidRPr="00DF76C4" w:rsidRDefault="00242B18" w:rsidP="00C249DD">
            <w:pPr>
              <w:spacing w:before="0" w:after="0" w:line="336" w:lineRule="auto"/>
              <w:rPr>
                <w:rFonts w:eastAsia="Times New Roman" w:cs="Arial"/>
                <w:color w:val="374151"/>
                <w:szCs w:val="22"/>
              </w:rPr>
            </w:pPr>
          </w:p>
        </w:tc>
        <w:tc>
          <w:tcPr>
            <w:tcW w:w="2437" w:type="dxa"/>
            <w:shd w:val="clear" w:color="auto" w:fill="E8F0F2"/>
            <w:vAlign w:val="center"/>
          </w:tcPr>
          <w:p w14:paraId="22F4E465" w14:textId="77777777" w:rsidR="00242B18" w:rsidRPr="00DF76C4" w:rsidRDefault="00242B18" w:rsidP="00C249DD">
            <w:pPr>
              <w:spacing w:before="0" w:after="0" w:line="336" w:lineRule="auto"/>
              <w:rPr>
                <w:rFonts w:eastAsia="Times New Roman" w:cs="Arial"/>
                <w:color w:val="374151"/>
                <w:szCs w:val="22"/>
              </w:rPr>
            </w:pPr>
          </w:p>
        </w:tc>
        <w:tc>
          <w:tcPr>
            <w:tcW w:w="2437" w:type="dxa"/>
            <w:shd w:val="clear" w:color="auto" w:fill="E8F0F2"/>
            <w:vAlign w:val="center"/>
          </w:tcPr>
          <w:p w14:paraId="27EAA945" w14:textId="77777777" w:rsidR="00242B18" w:rsidRPr="00DF76C4" w:rsidRDefault="00242B18" w:rsidP="00C249DD">
            <w:pPr>
              <w:spacing w:before="0" w:after="0" w:line="336" w:lineRule="auto"/>
              <w:rPr>
                <w:rFonts w:eastAsia="Times New Roman" w:cs="Arial"/>
                <w:color w:val="374151"/>
                <w:szCs w:val="22"/>
              </w:rPr>
            </w:pPr>
          </w:p>
        </w:tc>
        <w:tc>
          <w:tcPr>
            <w:tcW w:w="2438" w:type="dxa"/>
            <w:shd w:val="clear" w:color="auto" w:fill="E8F0F2"/>
            <w:vAlign w:val="center"/>
          </w:tcPr>
          <w:p w14:paraId="706C86D8" w14:textId="77777777" w:rsidR="00242B18" w:rsidRPr="00DF76C4" w:rsidRDefault="00242B18" w:rsidP="00C249DD">
            <w:pPr>
              <w:spacing w:before="0" w:after="0" w:line="336" w:lineRule="auto"/>
              <w:rPr>
                <w:rFonts w:eastAsia="Times New Roman" w:cs="Arial"/>
                <w:color w:val="374151"/>
                <w:szCs w:val="22"/>
              </w:rPr>
            </w:pPr>
          </w:p>
        </w:tc>
      </w:tr>
    </w:tbl>
    <w:p w14:paraId="0E481033" w14:textId="77777777" w:rsidR="00260972" w:rsidRDefault="00260972" w:rsidP="00087C0D">
      <w:pPr>
        <w:rPr>
          <w:lang w:eastAsia="en-AU"/>
        </w:rPr>
        <w:sectPr w:rsidR="00260972" w:rsidSect="00A015FB">
          <w:headerReference w:type="default" r:id="rId21"/>
          <w:footerReference w:type="default" r:id="rId22"/>
          <w:pgSz w:w="23808" w:h="16840" w:orient="landscape" w:code="8"/>
          <w:pgMar w:top="2098" w:right="2098" w:bottom="2098" w:left="1418" w:header="709" w:footer="709" w:gutter="0"/>
          <w:cols w:space="708"/>
          <w:docGrid w:linePitch="360"/>
        </w:sectPr>
      </w:pPr>
    </w:p>
    <w:p w14:paraId="0F46033D" w14:textId="11649C18" w:rsidR="00081CC1" w:rsidRDefault="009241A1" w:rsidP="0067759A">
      <w:pPr>
        <w:pStyle w:val="Heading4"/>
        <w:rPr>
          <w:lang w:eastAsia="en-AU"/>
        </w:rPr>
      </w:pPr>
      <w:r>
        <w:rPr>
          <w:noProof/>
          <w:color w:val="2B579A"/>
          <w:shd w:val="clear" w:color="auto" w:fill="E6E6E6"/>
        </w:rPr>
        <w:lastRenderedPageBreak/>
        <w:drawing>
          <wp:anchor distT="0" distB="0" distL="114300" distR="114300" simplePos="0" relativeHeight="251658240" behindDoc="1" locked="0" layoutInCell="1" allowOverlap="1" wp14:anchorId="3AB9C532" wp14:editId="4D71E3A1">
            <wp:simplePos x="0" y="0"/>
            <wp:positionH relativeFrom="column">
              <wp:posOffset>4449170</wp:posOffset>
            </wp:positionH>
            <wp:positionV relativeFrom="paragraph">
              <wp:posOffset>374337</wp:posOffset>
            </wp:positionV>
            <wp:extent cx="3977385" cy="4053386"/>
            <wp:effectExtent l="0" t="0" r="4445" b="4445"/>
            <wp:wrapTight wrapText="bothSides">
              <wp:wrapPolygon edited="0">
                <wp:start x="0" y="0"/>
                <wp:lineTo x="0" y="21522"/>
                <wp:lineTo x="21521" y="21522"/>
                <wp:lineTo x="21521" y="0"/>
                <wp:lineTo x="0" y="0"/>
              </wp:wrapPolygon>
            </wp:wrapTight>
            <wp:docPr id="265332432" name="Picture 26533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332432"/>
                    <pic:cNvPicPr/>
                  </pic:nvPicPr>
                  <pic:blipFill>
                    <a:blip r:embed="rId23">
                      <a:extLst>
                        <a:ext uri="{28A0092B-C50C-407E-A947-70E740481C1C}">
                          <a14:useLocalDpi xmlns:a14="http://schemas.microsoft.com/office/drawing/2010/main" val="0"/>
                        </a:ext>
                      </a:extLst>
                    </a:blip>
                    <a:stretch>
                      <a:fillRect/>
                    </a:stretch>
                  </pic:blipFill>
                  <pic:spPr>
                    <a:xfrm>
                      <a:off x="0" y="0"/>
                      <a:ext cx="3977385" cy="4053386"/>
                    </a:xfrm>
                    <a:prstGeom prst="rect">
                      <a:avLst/>
                    </a:prstGeom>
                  </pic:spPr>
                </pic:pic>
              </a:graphicData>
            </a:graphic>
            <wp14:sizeRelH relativeFrom="page">
              <wp14:pctWidth>0</wp14:pctWidth>
            </wp14:sizeRelH>
            <wp14:sizeRelV relativeFrom="page">
              <wp14:pctHeight>0</wp14:pctHeight>
            </wp14:sizeRelV>
          </wp:anchor>
        </w:drawing>
      </w:r>
      <w:r w:rsidR="0067759A">
        <w:rPr>
          <w:lang w:eastAsia="en-AU"/>
        </w:rPr>
        <w:t xml:space="preserve">Product scan using the </w:t>
      </w:r>
      <w:r w:rsidR="377CEDEF" w:rsidRPr="7205DB7C">
        <w:rPr>
          <w:lang w:eastAsia="en-AU"/>
        </w:rPr>
        <w:t>Gartner Magic Quadrant</w:t>
      </w:r>
    </w:p>
    <w:p w14:paraId="12CE5650" w14:textId="62B9EA76" w:rsidR="7205DB7C" w:rsidRDefault="009241A1" w:rsidP="00D45BA5">
      <w:r w:rsidRPr="009241A1">
        <w:t>The Gartner Magic Quadrant is a research methodology and graphical representation that provides a snapshot of a market's direction, maturity, and participants. It evaluates companies based on their completeness of vision and ability to execute. The quadrant has four categories: Leaders, Challengers, Visionaries, and Niche Players. Companies are positioned in one of these based on their performance, helping businesses assess the competitive landscape and make informed decisions when choosing vendors or solutions.</w:t>
      </w:r>
    </w:p>
    <w:p w14:paraId="194BF642" w14:textId="2A09137B" w:rsidR="7205DB7C" w:rsidRDefault="7205DB7C">
      <w:r>
        <w:br w:type="page"/>
      </w:r>
    </w:p>
    <w:p w14:paraId="22441E59" w14:textId="0128A713" w:rsidR="00925C75" w:rsidRDefault="74A58DDB" w:rsidP="00925C75">
      <w:pPr>
        <w:pStyle w:val="Heading3"/>
        <w:rPr>
          <w:lang w:eastAsia="en-AU"/>
        </w:rPr>
      </w:pPr>
      <w:bookmarkStart w:id="22" w:name="_Toc150872273"/>
      <w:proofErr w:type="spellStart"/>
      <w:r w:rsidRPr="5EFEF495">
        <w:rPr>
          <w:lang w:eastAsia="en-AU"/>
        </w:rPr>
        <w:lastRenderedPageBreak/>
        <w:t>Check</w:t>
      </w:r>
      <w:r w:rsidR="7B13A12C" w:rsidRPr="5EFEF495">
        <w:rPr>
          <w:lang w:eastAsia="en-AU"/>
        </w:rPr>
        <w:t>m</w:t>
      </w:r>
      <w:r w:rsidRPr="5EFEF495">
        <w:rPr>
          <w:lang w:eastAsia="en-AU"/>
        </w:rPr>
        <w:t>arx</w:t>
      </w:r>
      <w:bookmarkEnd w:id="22"/>
      <w:proofErr w:type="spellEnd"/>
      <w:r w:rsidRPr="5EFEF495">
        <w:rPr>
          <w:lang w:eastAsia="en-AU"/>
        </w:rPr>
        <w:t xml:space="preserve"> </w:t>
      </w:r>
    </w:p>
    <w:p w14:paraId="31C08B23" w14:textId="7A5B84B3" w:rsidR="79A0D91B" w:rsidRDefault="79A0D91B" w:rsidP="54E00C7E">
      <w:pPr>
        <w:rPr>
          <w:rFonts w:eastAsiaTheme="minorEastAsia"/>
          <w:szCs w:val="22"/>
          <w:lang w:eastAsia="en-AU"/>
        </w:rPr>
      </w:pPr>
      <w:proofErr w:type="spellStart"/>
      <w:r w:rsidRPr="54E00C7E">
        <w:rPr>
          <w:rFonts w:eastAsiaTheme="minorEastAsia"/>
          <w:szCs w:val="22"/>
          <w:lang w:eastAsia="en-AU"/>
        </w:rPr>
        <w:t>Checkmarx</w:t>
      </w:r>
      <w:proofErr w:type="spellEnd"/>
      <w:r w:rsidRPr="54E00C7E">
        <w:rPr>
          <w:rFonts w:eastAsiaTheme="minorEastAsia"/>
          <w:szCs w:val="22"/>
          <w:lang w:eastAsia="en-AU"/>
        </w:rPr>
        <w:t xml:space="preserve"> Advanced Security is a leading cybersecurity company that speciali</w:t>
      </w:r>
      <w:r w:rsidR="00506F95">
        <w:rPr>
          <w:rFonts w:eastAsiaTheme="minorEastAsia"/>
          <w:szCs w:val="22"/>
          <w:lang w:eastAsia="en-AU"/>
        </w:rPr>
        <w:t>s</w:t>
      </w:r>
      <w:r w:rsidRPr="54E00C7E">
        <w:rPr>
          <w:rFonts w:eastAsiaTheme="minorEastAsia"/>
          <w:szCs w:val="22"/>
          <w:lang w:eastAsia="en-AU"/>
        </w:rPr>
        <w:t xml:space="preserve">es in providing comprehensive application security solutions, offering static application security testing (SAST), dynamic application security testing (DAST), and software composition analysis (SCA) to help </w:t>
      </w:r>
      <w:r w:rsidR="007B2448">
        <w:rPr>
          <w:rFonts w:eastAsiaTheme="minorEastAsia"/>
          <w:szCs w:val="22"/>
          <w:lang w:eastAsia="en-AU"/>
        </w:rPr>
        <w:t>organisation</w:t>
      </w:r>
      <w:r w:rsidRPr="54E00C7E">
        <w:rPr>
          <w:rFonts w:eastAsiaTheme="minorEastAsia"/>
          <w:szCs w:val="22"/>
          <w:lang w:eastAsia="en-AU"/>
        </w:rPr>
        <w:t>s identify and mitigate vulnerabilities in their software applications throughout the development lifecycle.</w:t>
      </w:r>
    </w:p>
    <w:p w14:paraId="7D746D8D" w14:textId="5E992C37" w:rsidR="7205DB7C" w:rsidRDefault="1F59C14D">
      <w:r>
        <w:rPr>
          <w:noProof/>
          <w:color w:val="2B579A"/>
          <w:shd w:val="clear" w:color="auto" w:fill="E6E6E6"/>
        </w:rPr>
        <w:drawing>
          <wp:inline distT="0" distB="0" distL="0" distR="0" wp14:anchorId="573F029C" wp14:editId="01813A8C">
            <wp:extent cx="7448552" cy="329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4">
                      <a:extLst>
                        <a:ext uri="{FF2B5EF4-FFF2-40B4-BE49-F238E27FC236}">
                          <a16:creationId xmlns:oel="http://schemas.microsoft.com/office/2019/extlst"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id="{59429729-9FB0-441B-87FE-300272C62C5F}"/>
                        </a:ext>
                      </a:extLst>
                    </a:blip>
                    <a:srcRect l="13653" t="20496" r="11154" b="18553"/>
                    <a:stretch>
                      <a:fillRect/>
                    </a:stretch>
                  </pic:blipFill>
                  <pic:spPr>
                    <a:xfrm>
                      <a:off x="0" y="0"/>
                      <a:ext cx="7448552" cy="3295650"/>
                    </a:xfrm>
                    <a:prstGeom prst="rect">
                      <a:avLst/>
                    </a:prstGeom>
                  </pic:spPr>
                </pic:pic>
              </a:graphicData>
            </a:graphic>
          </wp:inline>
        </w:drawing>
      </w:r>
      <w:r w:rsidR="7205DB7C">
        <w:br w:type="page"/>
      </w:r>
    </w:p>
    <w:p w14:paraId="686FBDA4" w14:textId="77777777" w:rsidR="00925C75" w:rsidRDefault="74A58DDB" w:rsidP="00925C75">
      <w:pPr>
        <w:pStyle w:val="Heading3"/>
        <w:rPr>
          <w:lang w:eastAsia="en-AU"/>
        </w:rPr>
      </w:pPr>
      <w:bookmarkStart w:id="23" w:name="_Toc150872274"/>
      <w:r w:rsidRPr="5EFEF495">
        <w:rPr>
          <w:lang w:eastAsia="en-AU"/>
        </w:rPr>
        <w:lastRenderedPageBreak/>
        <w:t>GitHub Advanced Security</w:t>
      </w:r>
      <w:bookmarkEnd w:id="23"/>
    </w:p>
    <w:p w14:paraId="6FB733F8" w14:textId="234703EF" w:rsidR="17A66A00" w:rsidRDefault="17A66A00" w:rsidP="15E8D309">
      <w:pPr>
        <w:rPr>
          <w:lang w:eastAsia="en-AU"/>
        </w:rPr>
      </w:pPr>
      <w:r w:rsidRPr="776996AC">
        <w:rPr>
          <w:rFonts w:eastAsiaTheme="minorEastAsia"/>
          <w:szCs w:val="22"/>
          <w:lang w:eastAsia="en-AU"/>
        </w:rPr>
        <w:t xml:space="preserve">GitHub Advanced Security is a suite of security features integrated into GitHub to help developers and </w:t>
      </w:r>
      <w:r w:rsidR="007B2448">
        <w:rPr>
          <w:rFonts w:eastAsiaTheme="minorEastAsia"/>
          <w:szCs w:val="22"/>
          <w:lang w:eastAsia="en-AU"/>
        </w:rPr>
        <w:t>organisation</w:t>
      </w:r>
      <w:r w:rsidRPr="776996AC">
        <w:rPr>
          <w:rFonts w:eastAsiaTheme="minorEastAsia"/>
          <w:szCs w:val="22"/>
          <w:lang w:eastAsia="en-AU"/>
        </w:rPr>
        <w:t>s identify and remediate security vulnerabilities in their code, with a focus on providing code scanning, secret scanning, and dependency scanning to enhance the security of software development workflows.</w:t>
      </w:r>
    </w:p>
    <w:p w14:paraId="12A9D9C0" w14:textId="684F4AC7" w:rsidR="7205DB7C" w:rsidRDefault="1A0D5CA9">
      <w:r>
        <w:rPr>
          <w:noProof/>
          <w:color w:val="2B579A"/>
          <w:shd w:val="clear" w:color="auto" w:fill="E6E6E6"/>
        </w:rPr>
        <w:drawing>
          <wp:inline distT="0" distB="0" distL="0" distR="0" wp14:anchorId="762BEAFE" wp14:editId="430F5F3C">
            <wp:extent cx="6835516" cy="3671248"/>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FF2B5EF4-FFF2-40B4-BE49-F238E27FC236}">
                          <a16:creationId xmlns:oel="http://schemas.microsoft.com/office/2019/extlst"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id="{4CB1CA31-136D-4617-9693-B996E5F076A8}"/>
                        </a:ext>
                      </a:extLst>
                    </a:blip>
                    <a:srcRect l="13653" t="14507" r="11154" b="11507"/>
                    <a:stretch>
                      <a:fillRect/>
                    </a:stretch>
                  </pic:blipFill>
                  <pic:spPr>
                    <a:xfrm>
                      <a:off x="0" y="0"/>
                      <a:ext cx="6861808" cy="3685369"/>
                    </a:xfrm>
                    <a:prstGeom prst="rect">
                      <a:avLst/>
                    </a:prstGeom>
                  </pic:spPr>
                </pic:pic>
              </a:graphicData>
            </a:graphic>
          </wp:inline>
        </w:drawing>
      </w:r>
      <w:r w:rsidR="7205DB7C">
        <w:br w:type="page"/>
      </w:r>
    </w:p>
    <w:p w14:paraId="48725849" w14:textId="77777777" w:rsidR="00925C75" w:rsidRPr="00574C04" w:rsidRDefault="74A58DDB" w:rsidP="00925C75">
      <w:pPr>
        <w:pStyle w:val="Heading3"/>
        <w:rPr>
          <w:lang w:eastAsia="en-AU"/>
        </w:rPr>
      </w:pPr>
      <w:bookmarkStart w:id="24" w:name="_Toc150872275"/>
      <w:proofErr w:type="spellStart"/>
      <w:r w:rsidRPr="5EFEF495">
        <w:rPr>
          <w:lang w:eastAsia="en-AU"/>
        </w:rPr>
        <w:lastRenderedPageBreak/>
        <w:t>Snyk</w:t>
      </w:r>
      <w:proofErr w:type="spellEnd"/>
      <w:r w:rsidRPr="5EFEF495">
        <w:rPr>
          <w:lang w:eastAsia="en-AU"/>
        </w:rPr>
        <w:t xml:space="preserve"> Code</w:t>
      </w:r>
      <w:bookmarkEnd w:id="24"/>
    </w:p>
    <w:p w14:paraId="65B1BE16" w14:textId="77777777" w:rsidR="00925C75" w:rsidRDefault="00925C75" w:rsidP="00925C75">
      <w:pPr>
        <w:rPr>
          <w:lang w:eastAsia="en-AU"/>
        </w:rPr>
      </w:pPr>
      <w:proofErr w:type="spellStart"/>
      <w:r w:rsidRPr="00DD5799">
        <w:rPr>
          <w:lang w:eastAsia="en-AU"/>
        </w:rPr>
        <w:t>Snyk's</w:t>
      </w:r>
      <w:proofErr w:type="spellEnd"/>
      <w:r w:rsidRPr="00DD5799">
        <w:rPr>
          <w:lang w:eastAsia="en-AU"/>
        </w:rPr>
        <w:t xml:space="preserve"> paid plans provide enhanced capabilities for identifying and fixing vulnerabilities in open-source dependencies and container images, catering to </w:t>
      </w:r>
      <w:proofErr w:type="spellStart"/>
      <w:r w:rsidRPr="00DD5799">
        <w:rPr>
          <w:lang w:eastAsia="en-AU"/>
        </w:rPr>
        <w:t>organistions</w:t>
      </w:r>
      <w:proofErr w:type="spellEnd"/>
      <w:r w:rsidRPr="00DD5799">
        <w:rPr>
          <w:lang w:eastAsia="en-AU"/>
        </w:rPr>
        <w:t xml:space="preserve"> heavily reliant on third-party code.</w:t>
      </w:r>
    </w:p>
    <w:p w14:paraId="1BAC722F" w14:textId="5EB7ABCC" w:rsidR="00E476FB" w:rsidRPr="00DD5799" w:rsidRDefault="1A0D5CA9" w:rsidP="00925C75">
      <w:pPr>
        <w:rPr>
          <w:lang w:eastAsia="en-AU"/>
        </w:rPr>
      </w:pPr>
      <w:r>
        <w:rPr>
          <w:noProof/>
          <w:color w:val="2B579A"/>
          <w:shd w:val="clear" w:color="auto" w:fill="E6E6E6"/>
        </w:rPr>
        <w:drawing>
          <wp:inline distT="0" distB="0" distL="0" distR="0" wp14:anchorId="47469DFB" wp14:editId="4774637B">
            <wp:extent cx="7448552" cy="360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6">
                      <a:extLst>
                        <a:ext uri="{FF2B5EF4-FFF2-40B4-BE49-F238E27FC236}">
                          <a16:creationId xmlns:oel="http://schemas.microsoft.com/office/2019/extlst"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id="{09232104-3265-45AC-95BA-2BCA760EF88B}"/>
                        </a:ext>
                      </a:extLst>
                    </a:blip>
                    <a:srcRect l="13653" t="17325" r="11154" b="16087"/>
                    <a:stretch>
                      <a:fillRect/>
                    </a:stretch>
                  </pic:blipFill>
                  <pic:spPr>
                    <a:xfrm>
                      <a:off x="0" y="0"/>
                      <a:ext cx="7448552" cy="3600450"/>
                    </a:xfrm>
                    <a:prstGeom prst="rect">
                      <a:avLst/>
                    </a:prstGeom>
                  </pic:spPr>
                </pic:pic>
              </a:graphicData>
            </a:graphic>
          </wp:inline>
        </w:drawing>
      </w:r>
    </w:p>
    <w:p w14:paraId="14D4C8A1" w14:textId="4E5635A8" w:rsidR="7205DB7C" w:rsidRDefault="7205DB7C">
      <w:r>
        <w:br w:type="page"/>
      </w:r>
    </w:p>
    <w:p w14:paraId="6ED63C76" w14:textId="77777777" w:rsidR="00925C75" w:rsidRPr="00574C04" w:rsidRDefault="74A58DDB" w:rsidP="00925C75">
      <w:pPr>
        <w:pStyle w:val="Heading3"/>
        <w:rPr>
          <w:lang w:eastAsia="en-AU"/>
        </w:rPr>
      </w:pPr>
      <w:bookmarkStart w:id="25" w:name="_Toc150872276"/>
      <w:r w:rsidRPr="5EFEF495">
        <w:rPr>
          <w:lang w:eastAsia="en-AU"/>
        </w:rPr>
        <w:lastRenderedPageBreak/>
        <w:t>SonarQube</w:t>
      </w:r>
      <w:bookmarkEnd w:id="25"/>
    </w:p>
    <w:p w14:paraId="2BDA7F58" w14:textId="77777777" w:rsidR="00925C75" w:rsidRDefault="00925C75" w:rsidP="00925C75">
      <w:pPr>
        <w:rPr>
          <w:lang w:eastAsia="en-AU"/>
        </w:rPr>
      </w:pPr>
      <w:r w:rsidRPr="004C6834">
        <w:rPr>
          <w:lang w:eastAsia="en-AU"/>
        </w:rPr>
        <w:t>Paid editions of SonarQube offer advanced features for code quality, maintainability, reliability, and security analysis, making it suitable for organi</w:t>
      </w:r>
      <w:r>
        <w:rPr>
          <w:lang w:eastAsia="en-AU"/>
        </w:rPr>
        <w:t>s</w:t>
      </w:r>
      <w:r w:rsidRPr="004C6834">
        <w:rPr>
          <w:lang w:eastAsia="en-AU"/>
        </w:rPr>
        <w:t>ations looking to improve software quality.</w:t>
      </w:r>
    </w:p>
    <w:p w14:paraId="76B272CD" w14:textId="6041EDF3" w:rsidR="00E476FB" w:rsidRPr="00DD5799" w:rsidRDefault="315E1445" w:rsidP="00925C75">
      <w:pPr>
        <w:rPr>
          <w:lang w:eastAsia="en-AU"/>
        </w:rPr>
      </w:pPr>
      <w:r>
        <w:rPr>
          <w:noProof/>
          <w:color w:val="2B579A"/>
          <w:shd w:val="clear" w:color="auto" w:fill="E6E6E6"/>
        </w:rPr>
        <w:drawing>
          <wp:inline distT="0" distB="0" distL="0" distR="0" wp14:anchorId="5C5273E5" wp14:editId="624C101C">
            <wp:extent cx="7448552"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a:extLst>
                        <a:ext uri="{FF2B5EF4-FFF2-40B4-BE49-F238E27FC236}">
                          <a16:creationId xmlns:oel="http://schemas.microsoft.com/office/2019/extlst"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id="{1497DB8B-C910-4E07-BE0C-10FA6315EA0C}"/>
                        </a:ext>
                      </a:extLst>
                    </a:blip>
                    <a:srcRect l="13653" t="17325" r="11154" b="16087"/>
                    <a:stretch>
                      <a:fillRect/>
                    </a:stretch>
                  </pic:blipFill>
                  <pic:spPr>
                    <a:xfrm>
                      <a:off x="0" y="0"/>
                      <a:ext cx="7448552" cy="3600450"/>
                    </a:xfrm>
                    <a:prstGeom prst="rect">
                      <a:avLst/>
                    </a:prstGeom>
                  </pic:spPr>
                </pic:pic>
              </a:graphicData>
            </a:graphic>
          </wp:inline>
        </w:drawing>
      </w:r>
    </w:p>
    <w:p w14:paraId="534774BB" w14:textId="1F05842B" w:rsidR="7205DB7C" w:rsidRDefault="7205DB7C"/>
    <w:p w14:paraId="28DFD4F5" w14:textId="1D6C21EC" w:rsidR="00081CC1" w:rsidRDefault="00081CC1" w:rsidP="00081CC1">
      <w:pPr>
        <w:pStyle w:val="Heading4"/>
        <w:rPr>
          <w:lang w:eastAsia="en-AU"/>
        </w:rPr>
      </w:pPr>
      <w:r>
        <w:rPr>
          <w:lang w:eastAsia="en-AU"/>
        </w:rPr>
        <w:lastRenderedPageBreak/>
        <w:t>A note on the a</w:t>
      </w:r>
      <w:r w:rsidRPr="41DC2B7C">
        <w:rPr>
          <w:lang w:eastAsia="en-AU"/>
        </w:rPr>
        <w:t>doption of SonarQube</w:t>
      </w:r>
    </w:p>
    <w:p w14:paraId="2DF98659" w14:textId="2482D8CA" w:rsidR="00081CC1" w:rsidRDefault="00081CC1" w:rsidP="00081CC1">
      <w:pPr>
        <w:shd w:val="clear" w:color="auto" w:fill="F7F7F8"/>
        <w:rPr>
          <w:lang w:eastAsia="en-AU"/>
        </w:rPr>
      </w:pPr>
      <w:r w:rsidRPr="1C062ED6">
        <w:rPr>
          <w:rFonts w:eastAsiaTheme="minorEastAsia"/>
          <w:lang w:eastAsia="en-AU"/>
        </w:rPr>
        <w:t xml:space="preserve">The Department of Education's software development journey </w:t>
      </w:r>
      <w:commentRangeStart w:id="26"/>
      <w:r w:rsidRPr="1C062ED6">
        <w:rPr>
          <w:rFonts w:eastAsiaTheme="minorEastAsia"/>
          <w:lang w:eastAsia="en-AU"/>
        </w:rPr>
        <w:t xml:space="preserve">began </w:t>
      </w:r>
      <w:commentRangeEnd w:id="26"/>
      <w:r>
        <w:rPr>
          <w:rStyle w:val="CommentReference"/>
        </w:rPr>
        <w:commentReference w:id="26"/>
      </w:r>
      <w:r w:rsidRPr="1C062ED6">
        <w:rPr>
          <w:rFonts w:eastAsiaTheme="minorEastAsia"/>
          <w:lang w:eastAsia="en-AU"/>
        </w:rPr>
        <w:t xml:space="preserve">with an early embrace of </w:t>
      </w:r>
      <w:proofErr w:type="spellStart"/>
      <w:r w:rsidRPr="1C062ED6">
        <w:rPr>
          <w:rFonts w:eastAsiaTheme="minorEastAsia"/>
          <w:lang w:eastAsia="en-AU"/>
        </w:rPr>
        <w:t>SonarCloud</w:t>
      </w:r>
      <w:proofErr w:type="spellEnd"/>
      <w:r w:rsidRPr="1C062ED6">
        <w:rPr>
          <w:rFonts w:eastAsiaTheme="minorEastAsia"/>
          <w:lang w:eastAsia="en-AU"/>
        </w:rPr>
        <w:t xml:space="preserve">, driven by the goal of enhancing code quality and security. </w:t>
      </w:r>
      <w:commentRangeStart w:id="28"/>
      <w:r w:rsidRPr="1C062ED6">
        <w:rPr>
          <w:rFonts w:eastAsiaTheme="minorEastAsia"/>
          <w:lang w:eastAsia="en-AU"/>
        </w:rPr>
        <w:t>Subsequently, a transition to SonarQube was necessitated by legislative requirements</w:t>
      </w:r>
      <w:commentRangeEnd w:id="28"/>
      <w:r>
        <w:rPr>
          <w:rStyle w:val="CommentReference"/>
        </w:rPr>
        <w:commentReference w:id="28"/>
      </w:r>
      <w:r w:rsidRPr="1C062ED6">
        <w:rPr>
          <w:rFonts w:eastAsiaTheme="minorEastAsia"/>
          <w:lang w:eastAsia="en-AU"/>
        </w:rPr>
        <w:t xml:space="preserve">. To streamline operations and reduce maintenance efforts, </w:t>
      </w:r>
      <w:del w:id="30" w:author="VINCENT, Joyclyn" w:date="2023-11-15T08:17:00Z">
        <w:r w:rsidRPr="1C062ED6" w:rsidDel="008E00AD">
          <w:rPr>
            <w:rFonts w:eastAsiaTheme="minorEastAsia"/>
            <w:lang w:eastAsia="en-AU"/>
          </w:rPr>
          <w:delText xml:space="preserve">they </w:delText>
        </w:r>
      </w:del>
      <w:ins w:id="31" w:author="VINCENT, Joyclyn" w:date="2023-11-15T08:17:00Z">
        <w:r w:rsidR="008E00AD">
          <w:rPr>
            <w:rFonts w:eastAsiaTheme="minorEastAsia"/>
            <w:lang w:eastAsia="en-AU"/>
          </w:rPr>
          <w:t>we</w:t>
        </w:r>
      </w:ins>
      <w:r w:rsidR="00322B7E">
        <w:rPr>
          <w:rFonts w:eastAsiaTheme="minorEastAsia"/>
          <w:lang w:eastAsia="en-AU"/>
        </w:rPr>
        <w:t xml:space="preserve"> </w:t>
      </w:r>
      <w:del w:id="32" w:author="VINCENT, Joyclyn" w:date="2023-11-15T08:17:00Z">
        <w:r w:rsidRPr="1C062ED6" w:rsidDel="008E00AD">
          <w:rPr>
            <w:rFonts w:eastAsiaTheme="minorEastAsia"/>
            <w:lang w:eastAsia="en-AU"/>
          </w:rPr>
          <w:delText xml:space="preserve">wisely </w:delText>
        </w:r>
      </w:del>
      <w:r w:rsidRPr="1C062ED6">
        <w:rPr>
          <w:rFonts w:eastAsiaTheme="minorEastAsia"/>
          <w:lang w:eastAsia="en-AU"/>
        </w:rPr>
        <w:t xml:space="preserve">opted for the Azure App Service platform. </w:t>
      </w:r>
      <w:r w:rsidR="00EC5CDD">
        <w:rPr>
          <w:rFonts w:eastAsiaTheme="minorEastAsia"/>
          <w:lang w:eastAsia="en-AU"/>
        </w:rPr>
        <w:t>Although</w:t>
      </w:r>
      <w:r w:rsidRPr="1C062ED6">
        <w:rPr>
          <w:rFonts w:eastAsiaTheme="minorEastAsia"/>
          <w:lang w:eastAsia="en-AU"/>
        </w:rPr>
        <w:t xml:space="preserve"> a SonarQube Docker image exists, </w:t>
      </w:r>
      <w:commentRangeStart w:id="33"/>
      <w:r w:rsidRPr="1C062ED6">
        <w:rPr>
          <w:rFonts w:eastAsiaTheme="minorEastAsia"/>
          <w:lang w:eastAsia="en-AU"/>
        </w:rPr>
        <w:t>organi</w:t>
      </w:r>
      <w:r w:rsidR="00EC5CDD">
        <w:rPr>
          <w:rFonts w:eastAsiaTheme="minorEastAsia"/>
          <w:lang w:eastAsia="en-AU"/>
        </w:rPr>
        <w:t>s</w:t>
      </w:r>
      <w:r w:rsidRPr="1C062ED6">
        <w:rPr>
          <w:rFonts w:eastAsiaTheme="minorEastAsia"/>
          <w:lang w:eastAsia="en-AU"/>
        </w:rPr>
        <w:t>ational infrastructure limitations</w:t>
      </w:r>
      <w:commentRangeEnd w:id="33"/>
      <w:r>
        <w:rPr>
          <w:rStyle w:val="CommentReference"/>
        </w:rPr>
        <w:commentReference w:id="33"/>
      </w:r>
      <w:r w:rsidRPr="1C062ED6">
        <w:rPr>
          <w:rFonts w:eastAsiaTheme="minorEastAsia"/>
          <w:lang w:eastAsia="en-AU"/>
        </w:rPr>
        <w:t xml:space="preserve"> currently preclude its u</w:t>
      </w:r>
      <w:ins w:id="35" w:author="VINCENT, Joyclyn" w:date="2023-11-15T08:18:00Z">
        <w:r w:rsidR="008E00AD">
          <w:rPr>
            <w:rFonts w:eastAsiaTheme="minorEastAsia"/>
            <w:lang w:eastAsia="en-AU"/>
          </w:rPr>
          <w:t>se</w:t>
        </w:r>
      </w:ins>
      <w:del w:id="36" w:author="VINCENT, Joyclyn" w:date="2023-11-15T08:18:00Z">
        <w:r w:rsidRPr="1C062ED6" w:rsidDel="008E00AD">
          <w:rPr>
            <w:rFonts w:eastAsiaTheme="minorEastAsia"/>
            <w:lang w:eastAsia="en-AU"/>
          </w:rPr>
          <w:delText>tilization</w:delText>
        </w:r>
      </w:del>
      <w:r w:rsidRPr="1C062ED6">
        <w:rPr>
          <w:rFonts w:eastAsiaTheme="minorEastAsia"/>
          <w:lang w:eastAsia="en-AU"/>
        </w:rPr>
        <w:t>.</w:t>
      </w:r>
    </w:p>
    <w:p w14:paraId="58A3BD2A" w14:textId="0561CF64" w:rsidR="00081CC1" w:rsidRDefault="00081CC1" w:rsidP="00081CC1">
      <w:pPr>
        <w:rPr>
          <w:lang w:eastAsia="en-AU"/>
        </w:rPr>
      </w:pPr>
      <w:r w:rsidRPr="6F28C5D9">
        <w:rPr>
          <w:rFonts w:eastAsiaTheme="minorEastAsia"/>
          <w:lang w:eastAsia="en-AU"/>
        </w:rPr>
        <w:t>Management of deployments is efficiently handled through Azure DevOps pipelines, minimi</w:t>
      </w:r>
      <w:r w:rsidR="00136DB7">
        <w:rPr>
          <w:rFonts w:eastAsiaTheme="minorEastAsia"/>
          <w:lang w:eastAsia="en-AU"/>
        </w:rPr>
        <w:t>s</w:t>
      </w:r>
      <w:r w:rsidRPr="6F28C5D9">
        <w:rPr>
          <w:rFonts w:eastAsiaTheme="minorEastAsia"/>
          <w:lang w:eastAsia="en-AU"/>
        </w:rPr>
        <w:t>ing the need for user intervention. This approach has generally been low-maintenance. However, the recent introduction of automated smoke testing, while intended to bolster application quality, has introduced overhead due to the inherent test instability, possibly stemming from application changes.</w:t>
      </w:r>
    </w:p>
    <w:p w14:paraId="1C9CD8A0" w14:textId="299C5276" w:rsidR="00081CC1" w:rsidRDefault="00081CC1" w:rsidP="00081CC1">
      <w:pPr>
        <w:shd w:val="clear" w:color="auto" w:fill="F7F7F8"/>
        <w:spacing w:after="0"/>
        <w:rPr>
          <w:lang w:eastAsia="en-AU"/>
        </w:rPr>
      </w:pPr>
      <w:commentRangeStart w:id="37"/>
      <w:r w:rsidRPr="6F28C5D9">
        <w:rPr>
          <w:rFonts w:eastAsiaTheme="minorEastAsia"/>
          <w:lang w:eastAsia="en-AU"/>
        </w:rPr>
        <w:t>Unfortunately, the adoption rate of these tools remains low</w:t>
      </w:r>
      <w:commentRangeEnd w:id="37"/>
      <w:r>
        <w:rPr>
          <w:rStyle w:val="CommentReference"/>
        </w:rPr>
        <w:commentReference w:id="37"/>
      </w:r>
      <w:r w:rsidRPr="6F28C5D9">
        <w:rPr>
          <w:rFonts w:eastAsiaTheme="minorEastAsia"/>
          <w:lang w:eastAsia="en-AU"/>
        </w:rPr>
        <w:t>, which has impeded the reali</w:t>
      </w:r>
      <w:r w:rsidR="009B533E">
        <w:rPr>
          <w:rFonts w:eastAsiaTheme="minorEastAsia"/>
          <w:lang w:eastAsia="en-AU"/>
        </w:rPr>
        <w:t>s</w:t>
      </w:r>
      <w:r w:rsidRPr="6F28C5D9">
        <w:rPr>
          <w:rFonts w:eastAsiaTheme="minorEastAsia"/>
          <w:lang w:eastAsia="en-AU"/>
        </w:rPr>
        <w:t>ation of expected benefits. Research indicates the potential for substantial advantages, but the absence of widespread adoption and support presents a challenge in achieving full certainty. In light of these circumstances, a comprehensive review is warranted, potentially leading to the exploration of alternative tools with greater organi</w:t>
      </w:r>
      <w:r w:rsidR="009B533E">
        <w:rPr>
          <w:rFonts w:eastAsiaTheme="minorEastAsia"/>
          <w:lang w:eastAsia="en-AU"/>
        </w:rPr>
        <w:t>s</w:t>
      </w:r>
      <w:r w:rsidRPr="6F28C5D9">
        <w:rPr>
          <w:rFonts w:eastAsiaTheme="minorEastAsia"/>
          <w:lang w:eastAsia="en-AU"/>
        </w:rPr>
        <w:t>ational backing.</w:t>
      </w:r>
    </w:p>
    <w:p w14:paraId="32F81DFF" w14:textId="77777777" w:rsidR="00081CC1" w:rsidRDefault="00081CC1"/>
    <w:p w14:paraId="63A30D41" w14:textId="3FC54E7F" w:rsidR="0093415C" w:rsidRDefault="0093415C">
      <w:pPr>
        <w:spacing w:after="0" w:line="240" w:lineRule="auto"/>
      </w:pPr>
      <w:r>
        <w:br w:type="page"/>
      </w:r>
    </w:p>
    <w:p w14:paraId="78540BD6" w14:textId="77777777" w:rsidR="00925C75" w:rsidRPr="00574C04" w:rsidRDefault="74A58DDB" w:rsidP="00925C75">
      <w:pPr>
        <w:pStyle w:val="Heading3"/>
        <w:rPr>
          <w:lang w:eastAsia="en-AU"/>
        </w:rPr>
      </w:pPr>
      <w:bookmarkStart w:id="38" w:name="_Toc150872277"/>
      <w:proofErr w:type="spellStart"/>
      <w:r w:rsidRPr="5EFEF495">
        <w:rPr>
          <w:lang w:eastAsia="en-AU"/>
        </w:rPr>
        <w:lastRenderedPageBreak/>
        <w:t>Sonatype</w:t>
      </w:r>
      <w:bookmarkEnd w:id="38"/>
      <w:proofErr w:type="spellEnd"/>
    </w:p>
    <w:p w14:paraId="289B6D9C" w14:textId="485F7778" w:rsidR="203ED885" w:rsidRPr="00136DB7" w:rsidRDefault="203ED885" w:rsidP="73A51B4F">
      <w:proofErr w:type="spellStart"/>
      <w:r>
        <w:t>Sona</w:t>
      </w:r>
      <w:r w:rsidR="77F885C0">
        <w:t>t</w:t>
      </w:r>
      <w:r>
        <w:t>ype</w:t>
      </w:r>
      <w:proofErr w:type="spellEnd"/>
      <w:r>
        <w:t xml:space="preserve"> is a software company speciali</w:t>
      </w:r>
      <w:r w:rsidR="00136DB7">
        <w:t>s</w:t>
      </w:r>
      <w:r>
        <w:t xml:space="preserve">ing in DevOps and open-source governance solutions, focusing on helping </w:t>
      </w:r>
      <w:r w:rsidR="007B2448">
        <w:t>organisation</w:t>
      </w:r>
      <w:r>
        <w:t>s manage and secure their software supply chains.</w:t>
      </w:r>
    </w:p>
    <w:p w14:paraId="4B570BC6" w14:textId="31062062" w:rsidR="00925C75" w:rsidRPr="00574C04" w:rsidRDefault="315E1445" w:rsidP="00925C75">
      <w:pPr>
        <w:rPr>
          <w:lang w:eastAsia="en-AU"/>
        </w:rPr>
      </w:pPr>
      <w:r>
        <w:rPr>
          <w:noProof/>
          <w:color w:val="2B579A"/>
          <w:shd w:val="clear" w:color="auto" w:fill="E6E6E6"/>
        </w:rPr>
        <w:drawing>
          <wp:inline distT="0" distB="0" distL="0" distR="0" wp14:anchorId="53151728" wp14:editId="4C4B34BB">
            <wp:extent cx="7447280" cy="3105289"/>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rotWithShape="1">
                    <a:blip r:embed="rId28">
                      <a:extLst>
                        <a:ext uri="{FF2B5EF4-FFF2-40B4-BE49-F238E27FC236}">
                          <a16:creationId xmlns:oel="http://schemas.microsoft.com/office/2019/extlst"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id="{3C27A22E-4968-4059-BC5E-BFFD244C5E87}"/>
                        </a:ext>
                      </a:extLst>
                    </a:blip>
                    <a:srcRect l="13653" t="21154" r="11154" b="21405"/>
                    <a:stretch/>
                  </pic:blipFill>
                  <pic:spPr bwMode="auto">
                    <a:xfrm>
                      <a:off x="0" y="0"/>
                      <a:ext cx="7448552" cy="3105819"/>
                    </a:xfrm>
                    <a:prstGeom prst="rect">
                      <a:avLst/>
                    </a:prstGeom>
                    <a:ln>
                      <a:noFill/>
                    </a:ln>
                    <a:extLst>
                      <a:ext uri="{53640926-AAD7-44D8-BBD7-CCE9431645EC}">
                        <a14:shadowObscured xmlns:a14="http://schemas.microsoft.com/office/drawing/2010/main"/>
                      </a:ext>
                    </a:extLst>
                  </pic:spPr>
                </pic:pic>
              </a:graphicData>
            </a:graphic>
          </wp:inline>
        </w:drawing>
      </w:r>
    </w:p>
    <w:p w14:paraId="025CFC70" w14:textId="6C2EA8A1" w:rsidR="7205DB7C" w:rsidRDefault="7205DB7C">
      <w:r>
        <w:br w:type="page"/>
      </w:r>
    </w:p>
    <w:p w14:paraId="656B8EA8" w14:textId="77777777" w:rsidR="00925C75" w:rsidRPr="00DD5799" w:rsidRDefault="74A58DDB" w:rsidP="00925C75">
      <w:pPr>
        <w:pStyle w:val="Heading3"/>
        <w:rPr>
          <w:lang w:eastAsia="en-AU"/>
        </w:rPr>
      </w:pPr>
      <w:bookmarkStart w:id="39" w:name="_Toc150872278"/>
      <w:r w:rsidRPr="5EFEF495">
        <w:rPr>
          <w:lang w:eastAsia="en-AU"/>
        </w:rPr>
        <w:lastRenderedPageBreak/>
        <w:t>Synopsys</w:t>
      </w:r>
      <w:bookmarkEnd w:id="39"/>
    </w:p>
    <w:p w14:paraId="6A4CBA2A" w14:textId="77777777" w:rsidR="00925C75" w:rsidRDefault="00925C75" w:rsidP="00925C75">
      <w:pPr>
        <w:rPr>
          <w:lang w:eastAsia="en-AU"/>
        </w:rPr>
      </w:pPr>
      <w:r w:rsidRPr="00D77DC7">
        <w:rPr>
          <w:lang w:eastAsia="en-AU"/>
        </w:rPr>
        <w:t>Synopsys offers paid versions of its software security tools, providing an extensive suite of solutions, including static analysis, dynamic analysis, and software composition analysis, suitable for large enterprises requiring a comprehensive approach to security.</w:t>
      </w:r>
    </w:p>
    <w:p w14:paraId="48631E29" w14:textId="0D2F800B" w:rsidR="7205DB7C" w:rsidRDefault="315E1445">
      <w:r>
        <w:rPr>
          <w:noProof/>
          <w:color w:val="2B579A"/>
          <w:shd w:val="clear" w:color="auto" w:fill="E6E6E6"/>
        </w:rPr>
        <w:drawing>
          <wp:inline distT="0" distB="0" distL="0" distR="0" wp14:anchorId="58867D71" wp14:editId="27B766FC">
            <wp:extent cx="6959879" cy="3760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rotWithShape="1">
                    <a:blip r:embed="rId29">
                      <a:extLst>
                        <a:ext uri="{FF2B5EF4-FFF2-40B4-BE49-F238E27FC236}">
                          <a16:creationId xmlns:oel="http://schemas.microsoft.com/office/2019/extlst"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id="{B295E09C-6038-43D5-A0F7-56407C20426E}"/>
                        </a:ext>
                      </a:extLst>
                    </a:blip>
                    <a:srcRect l="13653" t="14056" r="11154" b="11507"/>
                    <a:stretch/>
                  </pic:blipFill>
                  <pic:spPr bwMode="auto">
                    <a:xfrm>
                      <a:off x="0" y="0"/>
                      <a:ext cx="6976669" cy="3769842"/>
                    </a:xfrm>
                    <a:prstGeom prst="rect">
                      <a:avLst/>
                    </a:prstGeom>
                    <a:ln>
                      <a:noFill/>
                    </a:ln>
                    <a:extLst>
                      <a:ext uri="{53640926-AAD7-44D8-BBD7-CCE9431645EC}">
                        <a14:shadowObscured xmlns:a14="http://schemas.microsoft.com/office/drawing/2010/main"/>
                      </a:ext>
                    </a:extLst>
                  </pic:spPr>
                </pic:pic>
              </a:graphicData>
            </a:graphic>
          </wp:inline>
        </w:drawing>
      </w:r>
      <w:r w:rsidR="7205DB7C">
        <w:br w:type="page"/>
      </w:r>
    </w:p>
    <w:p w14:paraId="1C8ED61F" w14:textId="77777777" w:rsidR="00925C75" w:rsidRPr="00DD5799" w:rsidRDefault="74A58DDB" w:rsidP="00925C75">
      <w:pPr>
        <w:pStyle w:val="Heading3"/>
        <w:rPr>
          <w:lang w:eastAsia="en-AU"/>
        </w:rPr>
      </w:pPr>
      <w:bookmarkStart w:id="40" w:name="_Toc150872279"/>
      <w:r w:rsidRPr="5EFEF495">
        <w:rPr>
          <w:lang w:eastAsia="en-AU"/>
        </w:rPr>
        <w:lastRenderedPageBreak/>
        <w:t>Veracode</w:t>
      </w:r>
      <w:bookmarkEnd w:id="40"/>
    </w:p>
    <w:p w14:paraId="2EB91637" w14:textId="77777777" w:rsidR="00925C75" w:rsidRPr="00DD5799" w:rsidRDefault="00925C75" w:rsidP="00925C75">
      <w:pPr>
        <w:rPr>
          <w:lang w:eastAsia="en-AU"/>
        </w:rPr>
      </w:pPr>
      <w:r w:rsidRPr="00DD5799">
        <w:rPr>
          <w:lang w:eastAsia="en-AU"/>
        </w:rPr>
        <w:t>Veracode's paid offerings include a comprehensive suite of application security testing (AST) tools, covering static analysis, dynamic analysis, and software composition analysis, making it ideal for organisations with diverse security needs.</w:t>
      </w:r>
    </w:p>
    <w:p w14:paraId="613C032D" w14:textId="4D20C1F8" w:rsidR="001A1AF0" w:rsidRPr="00925C75" w:rsidRDefault="001A1AF0" w:rsidP="00925C75">
      <w:pPr>
        <w:sectPr w:rsidR="001A1AF0" w:rsidRPr="00925C75" w:rsidSect="00D45BA5">
          <w:footerReference w:type="default" r:id="rId30"/>
          <w:pgSz w:w="16838" w:h="11906" w:orient="landscape" w:code="9"/>
          <w:pgMar w:top="2098" w:right="2098" w:bottom="2098" w:left="1418" w:header="709" w:footer="709" w:gutter="0"/>
          <w:cols w:space="708"/>
          <w:docGrid w:linePitch="360"/>
        </w:sectPr>
      </w:pPr>
      <w:r w:rsidRPr="001A1AF0">
        <w:rPr>
          <w:noProof/>
          <w:color w:val="2B579A"/>
          <w:shd w:val="clear" w:color="auto" w:fill="E6E6E6"/>
        </w:rPr>
        <w:drawing>
          <wp:inline distT="0" distB="0" distL="0" distR="0" wp14:anchorId="7CBE1E88" wp14:editId="5A802342">
            <wp:extent cx="6960870" cy="3795835"/>
            <wp:effectExtent l="0" t="0" r="0" b="0"/>
            <wp:docPr id="15" name="Picture 15">
              <a:extLst xmlns:a="http://schemas.openxmlformats.org/drawingml/2006/main">
                <a:ext uri="{FF2B5EF4-FFF2-40B4-BE49-F238E27FC236}">
                  <a16:creationId xmlns:a16="http://schemas.microsoft.com/office/drawing/2014/main" id="{8ED561FB-8DE6-4C93-9D3B-29E263E67C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8ED561FB-8DE6-4C93-9D3B-29E263E67CA6}"/>
                        </a:ext>
                      </a:extLst>
                    </pic:cNvPr>
                    <pic:cNvPicPr>
                      <a:picLocks noChangeAspect="1"/>
                    </pic:cNvPicPr>
                  </pic:nvPicPr>
                  <pic:blipFill rotWithShape="1">
                    <a:blip r:embed="rId31"/>
                    <a:srcRect l="13653" t="13373" r="11154" b="11507"/>
                    <a:stretch/>
                  </pic:blipFill>
                  <pic:spPr bwMode="auto">
                    <a:xfrm>
                      <a:off x="0" y="0"/>
                      <a:ext cx="7000910" cy="3817669"/>
                    </a:xfrm>
                    <a:prstGeom prst="rect">
                      <a:avLst/>
                    </a:prstGeom>
                    <a:ln>
                      <a:noFill/>
                    </a:ln>
                    <a:extLst>
                      <a:ext uri="{53640926-AAD7-44D8-BBD7-CCE9431645EC}">
                        <a14:shadowObscured xmlns:a14="http://schemas.microsoft.com/office/drawing/2010/main"/>
                      </a:ext>
                    </a:extLst>
                  </pic:spPr>
                </pic:pic>
              </a:graphicData>
            </a:graphic>
          </wp:inline>
        </w:drawing>
      </w:r>
    </w:p>
    <w:p w14:paraId="700F6E95" w14:textId="394AEC6F" w:rsidR="00087C0D" w:rsidRPr="00983609" w:rsidRDefault="00081CC1" w:rsidP="0067759A">
      <w:pPr>
        <w:pStyle w:val="Heading1"/>
      </w:pPr>
      <w:bookmarkStart w:id="41" w:name="_Toc150872280"/>
      <w:r>
        <w:lastRenderedPageBreak/>
        <w:t>Glossary of terms</w:t>
      </w:r>
      <w:bookmarkEnd w:id="41"/>
    </w:p>
    <w:tbl>
      <w:tblPr>
        <w:tblStyle w:val="Style1"/>
        <w:tblW w:w="0" w:type="auto"/>
        <w:tblLook w:val="04A0" w:firstRow="1" w:lastRow="0" w:firstColumn="1" w:lastColumn="0" w:noHBand="0" w:noVBand="1"/>
      </w:tblPr>
      <w:tblGrid>
        <w:gridCol w:w="2410"/>
        <w:gridCol w:w="5245"/>
      </w:tblGrid>
      <w:tr w:rsidR="003A6182" w14:paraId="2E789AA7" w14:textId="77777777" w:rsidTr="002744FD">
        <w:trPr>
          <w:cnfStyle w:val="100000000000" w:firstRow="1" w:lastRow="0" w:firstColumn="0" w:lastColumn="0" w:oddVBand="0" w:evenVBand="0" w:oddHBand="0" w:evenHBand="0" w:firstRowFirstColumn="0" w:firstRowLastColumn="0" w:lastRowFirstColumn="0" w:lastRowLastColumn="0"/>
        </w:trPr>
        <w:tc>
          <w:tcPr>
            <w:tcW w:w="2410" w:type="dxa"/>
          </w:tcPr>
          <w:p w14:paraId="798246F6" w14:textId="77777777" w:rsidR="003A6182" w:rsidRPr="00BB1E0D" w:rsidRDefault="003A6182" w:rsidP="00010697">
            <w:pPr>
              <w:spacing w:after="60"/>
              <w:rPr>
                <w:b/>
                <w:bCs/>
                <w:color w:val="007687" w:themeColor="text1"/>
                <w:lang w:eastAsia="en-AU"/>
              </w:rPr>
            </w:pPr>
            <w:r>
              <w:rPr>
                <w:b/>
                <w:bCs/>
                <w:color w:val="007687" w:themeColor="text1"/>
                <w:lang w:eastAsia="en-AU"/>
              </w:rPr>
              <w:t>Key terms</w:t>
            </w:r>
          </w:p>
        </w:tc>
        <w:tc>
          <w:tcPr>
            <w:tcW w:w="5245" w:type="dxa"/>
          </w:tcPr>
          <w:p w14:paraId="15E933E5" w14:textId="77777777" w:rsidR="003A6182" w:rsidRPr="009E7CBA" w:rsidRDefault="003A6182" w:rsidP="00010697">
            <w:pPr>
              <w:spacing w:after="60"/>
              <w:rPr>
                <w:b/>
                <w:bCs/>
                <w:color w:val="007687" w:themeColor="text1"/>
                <w:lang w:eastAsia="en-AU"/>
              </w:rPr>
            </w:pPr>
            <w:r>
              <w:rPr>
                <w:b/>
                <w:bCs/>
                <w:color w:val="007687" w:themeColor="text1"/>
                <w:lang w:eastAsia="en-AU"/>
              </w:rPr>
              <w:t>Definition</w:t>
            </w:r>
          </w:p>
        </w:tc>
      </w:tr>
      <w:tr w:rsidR="003A6182" w14:paraId="2320BAD7" w14:textId="77777777" w:rsidTr="002744FD">
        <w:trPr>
          <w:cnfStyle w:val="000000100000" w:firstRow="0" w:lastRow="0" w:firstColumn="0" w:lastColumn="0" w:oddVBand="0" w:evenVBand="0" w:oddHBand="1" w:evenHBand="0" w:firstRowFirstColumn="0" w:firstRowLastColumn="0" w:lastRowFirstColumn="0" w:lastRowLastColumn="0"/>
        </w:trPr>
        <w:tc>
          <w:tcPr>
            <w:tcW w:w="2410" w:type="dxa"/>
          </w:tcPr>
          <w:p w14:paraId="1178641B" w14:textId="77777777" w:rsidR="003A6182" w:rsidRPr="00864125" w:rsidRDefault="003A6182" w:rsidP="00010697">
            <w:pPr>
              <w:spacing w:after="60"/>
              <w:rPr>
                <w:lang w:eastAsia="en-AU"/>
              </w:rPr>
            </w:pPr>
            <w:r>
              <w:rPr>
                <w:lang w:eastAsia="en-AU"/>
              </w:rPr>
              <w:t>API testing</w:t>
            </w:r>
          </w:p>
        </w:tc>
        <w:tc>
          <w:tcPr>
            <w:tcW w:w="5245" w:type="dxa"/>
          </w:tcPr>
          <w:p w14:paraId="52A51B9A" w14:textId="634944A3" w:rsidR="003A6182" w:rsidRDefault="003A6182" w:rsidP="00010697">
            <w:pPr>
              <w:spacing w:after="60"/>
              <w:rPr>
                <w:lang w:eastAsia="en-AU"/>
              </w:rPr>
            </w:pPr>
            <w:r>
              <w:rPr>
                <w:lang w:eastAsia="en-AU"/>
              </w:rPr>
              <w:t>T</w:t>
            </w:r>
            <w:r w:rsidRPr="0008270F">
              <w:rPr>
                <w:lang w:eastAsia="en-AU"/>
              </w:rPr>
              <w:t xml:space="preserve">he process of verifying that an application's </w:t>
            </w:r>
            <w:r w:rsidR="00CA48CD">
              <w:rPr>
                <w:lang w:eastAsia="en-AU"/>
              </w:rPr>
              <w:t xml:space="preserve">programming </w:t>
            </w:r>
            <w:r w:rsidRPr="0008270F">
              <w:rPr>
                <w:lang w:eastAsia="en-AU"/>
              </w:rPr>
              <w:t>interfaces (APIs) function correctly, securely, and efficiently, ensuring they adhere to specified standards and requirements.</w:t>
            </w:r>
          </w:p>
        </w:tc>
      </w:tr>
      <w:tr w:rsidR="003A6182" w14:paraId="4938CE41" w14:textId="77777777" w:rsidTr="002744FD">
        <w:tc>
          <w:tcPr>
            <w:tcW w:w="2410" w:type="dxa"/>
          </w:tcPr>
          <w:p w14:paraId="39AC800E" w14:textId="77777777" w:rsidR="003A6182" w:rsidRDefault="003A6182" w:rsidP="00010697">
            <w:pPr>
              <w:spacing w:after="60"/>
              <w:rPr>
                <w:lang w:eastAsia="en-AU"/>
              </w:rPr>
            </w:pPr>
            <w:r>
              <w:rPr>
                <w:lang w:eastAsia="en-AU"/>
              </w:rPr>
              <w:t>Application security posture management (ASPM)</w:t>
            </w:r>
          </w:p>
        </w:tc>
        <w:tc>
          <w:tcPr>
            <w:tcW w:w="5245" w:type="dxa"/>
          </w:tcPr>
          <w:p w14:paraId="29B96A89" w14:textId="319D289D" w:rsidR="003A6182" w:rsidRDefault="003A6182" w:rsidP="00010697">
            <w:pPr>
              <w:spacing w:after="60"/>
              <w:rPr>
                <w:lang w:eastAsia="en-AU"/>
              </w:rPr>
            </w:pPr>
            <w:r>
              <w:rPr>
                <w:lang w:eastAsia="en-AU"/>
              </w:rPr>
              <w:t>A</w:t>
            </w:r>
            <w:r w:rsidRPr="00CA3E4F">
              <w:rPr>
                <w:lang w:eastAsia="en-AU"/>
              </w:rPr>
              <w:t xml:space="preserve"> comprehensive cybersecurity practice that involves assessing, monitoring, and improving the security posture of an organi</w:t>
            </w:r>
            <w:r w:rsidR="00B32DDB">
              <w:rPr>
                <w:lang w:eastAsia="en-AU"/>
              </w:rPr>
              <w:t>s</w:t>
            </w:r>
            <w:r w:rsidRPr="00CA3E4F">
              <w:rPr>
                <w:lang w:eastAsia="en-AU"/>
              </w:rPr>
              <w:t>ation's applications to protect against vulnerabilities and threats, with the goal of enhancing overall security and compliance.</w:t>
            </w:r>
          </w:p>
        </w:tc>
      </w:tr>
      <w:tr w:rsidR="003A6182" w14:paraId="73BA43DB" w14:textId="77777777" w:rsidTr="002744FD">
        <w:trPr>
          <w:cnfStyle w:val="000000100000" w:firstRow="0" w:lastRow="0" w:firstColumn="0" w:lastColumn="0" w:oddVBand="0" w:evenVBand="0" w:oddHBand="1" w:evenHBand="0" w:firstRowFirstColumn="0" w:firstRowLastColumn="0" w:lastRowFirstColumn="0" w:lastRowLastColumn="0"/>
        </w:trPr>
        <w:tc>
          <w:tcPr>
            <w:tcW w:w="2410" w:type="dxa"/>
          </w:tcPr>
          <w:p w14:paraId="234D6E34" w14:textId="77777777" w:rsidR="003A6182" w:rsidRPr="00864125" w:rsidRDefault="003A6182" w:rsidP="00010697">
            <w:pPr>
              <w:spacing w:after="60"/>
              <w:rPr>
                <w:lang w:eastAsia="en-AU"/>
              </w:rPr>
            </w:pPr>
            <w:r>
              <w:rPr>
                <w:lang w:eastAsia="en-AU"/>
              </w:rPr>
              <w:t>AST (</w:t>
            </w:r>
            <w:r w:rsidRPr="00864125">
              <w:rPr>
                <w:lang w:eastAsia="en-AU"/>
              </w:rPr>
              <w:t>Application security testing</w:t>
            </w:r>
            <w:r>
              <w:rPr>
                <w:lang w:eastAsia="en-AU"/>
              </w:rPr>
              <w:t>)</w:t>
            </w:r>
          </w:p>
        </w:tc>
        <w:tc>
          <w:tcPr>
            <w:tcW w:w="5245" w:type="dxa"/>
          </w:tcPr>
          <w:p w14:paraId="6C898B84" w14:textId="77777777" w:rsidR="003A6182" w:rsidRDefault="003A6182" w:rsidP="00010697">
            <w:pPr>
              <w:spacing w:after="60"/>
              <w:rPr>
                <w:lang w:eastAsia="en-AU"/>
              </w:rPr>
            </w:pPr>
            <w:r>
              <w:rPr>
                <w:lang w:eastAsia="en-AU"/>
              </w:rPr>
              <w:t>T</w:t>
            </w:r>
            <w:r w:rsidRPr="005D59B5">
              <w:rPr>
                <w:lang w:eastAsia="en-AU"/>
              </w:rPr>
              <w:t>he practice of evaluating software applications to identify and address potential security vulnerabilities and weaknesses, ensuring that the applications are robust and protected against security threats and breaches.</w:t>
            </w:r>
          </w:p>
        </w:tc>
      </w:tr>
      <w:tr w:rsidR="003A6182" w14:paraId="038B603A" w14:textId="77777777" w:rsidTr="002744FD">
        <w:tc>
          <w:tcPr>
            <w:tcW w:w="2410" w:type="dxa"/>
          </w:tcPr>
          <w:p w14:paraId="4BCA20F8" w14:textId="77777777" w:rsidR="003A6182" w:rsidRDefault="003A6182" w:rsidP="00010697">
            <w:pPr>
              <w:spacing w:after="60"/>
              <w:rPr>
                <w:lang w:eastAsia="en-AU"/>
              </w:rPr>
            </w:pPr>
            <w:r>
              <w:rPr>
                <w:lang w:eastAsia="en-AU"/>
              </w:rPr>
              <w:t>AST, Dynamic (DAST)</w:t>
            </w:r>
          </w:p>
        </w:tc>
        <w:tc>
          <w:tcPr>
            <w:tcW w:w="5245" w:type="dxa"/>
          </w:tcPr>
          <w:p w14:paraId="245FA00A" w14:textId="77777777" w:rsidR="003A6182" w:rsidRDefault="003A6182" w:rsidP="00010697">
            <w:pPr>
              <w:spacing w:after="60"/>
              <w:rPr>
                <w:lang w:eastAsia="en-AU"/>
              </w:rPr>
            </w:pPr>
            <w:r>
              <w:rPr>
                <w:lang w:eastAsia="en-AU"/>
              </w:rPr>
              <w:t>A</w:t>
            </w:r>
            <w:r w:rsidRPr="00D17642">
              <w:rPr>
                <w:lang w:eastAsia="en-AU"/>
              </w:rPr>
              <w:t xml:space="preserve"> method of assessing the security of a web application by evaluating it in its running state to identify vulnerabilities and weaknesses, often by simulating real-world attacks from the outside, without access to the source code.</w:t>
            </w:r>
          </w:p>
        </w:tc>
      </w:tr>
      <w:tr w:rsidR="003A6182" w14:paraId="52128EA1" w14:textId="77777777" w:rsidTr="002744FD">
        <w:trPr>
          <w:cnfStyle w:val="000000100000" w:firstRow="0" w:lastRow="0" w:firstColumn="0" w:lastColumn="0" w:oddVBand="0" w:evenVBand="0" w:oddHBand="1" w:evenHBand="0" w:firstRowFirstColumn="0" w:firstRowLastColumn="0" w:lastRowFirstColumn="0" w:lastRowLastColumn="0"/>
        </w:trPr>
        <w:tc>
          <w:tcPr>
            <w:tcW w:w="2410" w:type="dxa"/>
          </w:tcPr>
          <w:p w14:paraId="14F73437" w14:textId="77777777" w:rsidR="003A6182" w:rsidRPr="000F190F" w:rsidRDefault="003A6182" w:rsidP="00010697">
            <w:pPr>
              <w:spacing w:after="60"/>
              <w:rPr>
                <w:lang w:eastAsia="en-AU"/>
              </w:rPr>
            </w:pPr>
            <w:r>
              <w:rPr>
                <w:lang w:eastAsia="en-AU"/>
              </w:rPr>
              <w:t xml:space="preserve">AST, </w:t>
            </w:r>
            <w:r w:rsidRPr="000F190F">
              <w:rPr>
                <w:lang w:eastAsia="en-AU"/>
              </w:rPr>
              <w:t>Interactive (IAST)</w:t>
            </w:r>
          </w:p>
        </w:tc>
        <w:tc>
          <w:tcPr>
            <w:tcW w:w="5245" w:type="dxa"/>
          </w:tcPr>
          <w:p w14:paraId="6A9ADCB9" w14:textId="77777777" w:rsidR="003A6182" w:rsidRDefault="003A6182" w:rsidP="00010697">
            <w:pPr>
              <w:spacing w:after="60"/>
              <w:rPr>
                <w:lang w:eastAsia="en-AU"/>
              </w:rPr>
            </w:pPr>
            <w:r>
              <w:rPr>
                <w:lang w:eastAsia="en-AU"/>
              </w:rPr>
              <w:t>A</w:t>
            </w:r>
            <w:r w:rsidRPr="00EA3A6C">
              <w:rPr>
                <w:lang w:eastAsia="en-AU"/>
              </w:rPr>
              <w:t xml:space="preserve"> </w:t>
            </w:r>
            <w:r w:rsidRPr="002B4C64">
              <w:rPr>
                <w:lang w:eastAsia="en-AU"/>
              </w:rPr>
              <w:t xml:space="preserve">testing method that assesses the security of an application by continuously monitoring and analysing the application's behaviour during runtime to identify vulnerabilities and security issues. IAST combines elements of both Static </w:t>
            </w:r>
            <w:r>
              <w:rPr>
                <w:lang w:eastAsia="en-AU"/>
              </w:rPr>
              <w:t>AST</w:t>
            </w:r>
            <w:r w:rsidRPr="002B4C64">
              <w:rPr>
                <w:lang w:eastAsia="en-AU"/>
              </w:rPr>
              <w:t xml:space="preserve"> (SAST) and Dynamic </w:t>
            </w:r>
            <w:r>
              <w:rPr>
                <w:lang w:eastAsia="en-AU"/>
              </w:rPr>
              <w:t>AST</w:t>
            </w:r>
            <w:r w:rsidRPr="002B4C64">
              <w:rPr>
                <w:lang w:eastAsia="en-AU"/>
              </w:rPr>
              <w:t xml:space="preserve"> (DAST) to provide real-time insights into an application's security.</w:t>
            </w:r>
          </w:p>
        </w:tc>
      </w:tr>
      <w:tr w:rsidR="003A6182" w14:paraId="58B04102" w14:textId="77777777" w:rsidTr="002744FD">
        <w:tc>
          <w:tcPr>
            <w:tcW w:w="2410" w:type="dxa"/>
          </w:tcPr>
          <w:p w14:paraId="2CF6A622" w14:textId="77777777" w:rsidR="003A6182" w:rsidRPr="000F190F" w:rsidRDefault="003A6182" w:rsidP="00010697">
            <w:pPr>
              <w:spacing w:after="60"/>
              <w:rPr>
                <w:lang w:eastAsia="en-AU"/>
              </w:rPr>
            </w:pPr>
            <w:r>
              <w:rPr>
                <w:lang w:eastAsia="en-AU"/>
              </w:rPr>
              <w:t>AST, Mobile (MAST)</w:t>
            </w:r>
          </w:p>
        </w:tc>
        <w:tc>
          <w:tcPr>
            <w:tcW w:w="5245" w:type="dxa"/>
          </w:tcPr>
          <w:p w14:paraId="0D50328F" w14:textId="77777777" w:rsidR="003A6182" w:rsidRDefault="003A6182" w:rsidP="00010697">
            <w:pPr>
              <w:spacing w:after="60"/>
              <w:rPr>
                <w:lang w:eastAsia="en-AU"/>
              </w:rPr>
            </w:pPr>
            <w:r>
              <w:rPr>
                <w:lang w:eastAsia="en-AU"/>
              </w:rPr>
              <w:t>T</w:t>
            </w:r>
            <w:r w:rsidRPr="001356FB">
              <w:rPr>
                <w:lang w:eastAsia="en-AU"/>
              </w:rPr>
              <w:t xml:space="preserve">he process of assessing the security of mobile applications, such as those on smartphones and tablets, to identify vulnerabilities and potential </w:t>
            </w:r>
            <w:r w:rsidRPr="001356FB">
              <w:rPr>
                <w:lang w:eastAsia="en-AU"/>
              </w:rPr>
              <w:lastRenderedPageBreak/>
              <w:t>security risks, ensuring the protection of sensitive data and user privacy.</w:t>
            </w:r>
          </w:p>
        </w:tc>
      </w:tr>
      <w:tr w:rsidR="003A6182" w14:paraId="48F350B2" w14:textId="77777777" w:rsidTr="002744FD">
        <w:trPr>
          <w:cnfStyle w:val="000000100000" w:firstRow="0" w:lastRow="0" w:firstColumn="0" w:lastColumn="0" w:oddVBand="0" w:evenVBand="0" w:oddHBand="1" w:evenHBand="0" w:firstRowFirstColumn="0" w:firstRowLastColumn="0" w:lastRowFirstColumn="0" w:lastRowLastColumn="0"/>
        </w:trPr>
        <w:tc>
          <w:tcPr>
            <w:tcW w:w="2410" w:type="dxa"/>
          </w:tcPr>
          <w:p w14:paraId="7CBAD83E" w14:textId="77777777" w:rsidR="003A6182" w:rsidRPr="00864125" w:rsidRDefault="003A6182" w:rsidP="00010697">
            <w:pPr>
              <w:spacing w:after="60"/>
              <w:rPr>
                <w:lang w:eastAsia="en-AU"/>
              </w:rPr>
            </w:pPr>
            <w:r>
              <w:rPr>
                <w:lang w:eastAsia="en-AU"/>
              </w:rPr>
              <w:lastRenderedPageBreak/>
              <w:t>AST, Static (SAST)</w:t>
            </w:r>
          </w:p>
        </w:tc>
        <w:tc>
          <w:tcPr>
            <w:tcW w:w="5245" w:type="dxa"/>
          </w:tcPr>
          <w:p w14:paraId="2706BFA8" w14:textId="77777777" w:rsidR="003A6182" w:rsidRDefault="003A6182" w:rsidP="00010697">
            <w:pPr>
              <w:spacing w:after="60"/>
              <w:rPr>
                <w:lang w:eastAsia="en-AU"/>
              </w:rPr>
            </w:pPr>
            <w:r w:rsidRPr="006D2A98">
              <w:rPr>
                <w:lang w:eastAsia="en-AU"/>
              </w:rPr>
              <w:t>a security testing technique that involves analy</w:t>
            </w:r>
            <w:r>
              <w:rPr>
                <w:lang w:eastAsia="en-AU"/>
              </w:rPr>
              <w:t>s</w:t>
            </w:r>
            <w:r w:rsidRPr="006D2A98">
              <w:rPr>
                <w:lang w:eastAsia="en-AU"/>
              </w:rPr>
              <w:t>ing the source code, bytecode, or binary code of a software application to identify vulnerabilities, security flaws, and potential weaknesses before the application is executed, helping to ensure the security and integrity of the software.</w:t>
            </w:r>
          </w:p>
        </w:tc>
      </w:tr>
      <w:tr w:rsidR="003A6182" w14:paraId="504840D3" w14:textId="77777777" w:rsidTr="002744FD">
        <w:tc>
          <w:tcPr>
            <w:tcW w:w="2410" w:type="dxa"/>
          </w:tcPr>
          <w:p w14:paraId="396B8D23" w14:textId="77777777" w:rsidR="003A6182" w:rsidRPr="00864125" w:rsidRDefault="003A6182" w:rsidP="00010697">
            <w:pPr>
              <w:spacing w:after="60"/>
              <w:rPr>
                <w:lang w:eastAsia="en-AU"/>
              </w:rPr>
            </w:pPr>
            <w:r>
              <w:rPr>
                <w:lang w:eastAsia="en-AU"/>
              </w:rPr>
              <w:t>Container security</w:t>
            </w:r>
          </w:p>
        </w:tc>
        <w:tc>
          <w:tcPr>
            <w:tcW w:w="5245" w:type="dxa"/>
          </w:tcPr>
          <w:p w14:paraId="6E1254B3" w14:textId="77777777" w:rsidR="003A6182" w:rsidRDefault="003A6182" w:rsidP="00010697">
            <w:pPr>
              <w:spacing w:after="60"/>
              <w:rPr>
                <w:lang w:eastAsia="en-AU"/>
              </w:rPr>
            </w:pPr>
            <w:r>
              <w:rPr>
                <w:lang w:eastAsia="en-AU"/>
              </w:rPr>
              <w:t>S</w:t>
            </w:r>
            <w:r w:rsidRPr="005F46C0">
              <w:rPr>
                <w:lang w:eastAsia="en-AU"/>
              </w:rPr>
              <w:t>afeguarding the integrity, confidentiality, and availability of applications and their associated components that are deployed within containers,</w:t>
            </w:r>
            <w:r>
              <w:rPr>
                <w:lang w:eastAsia="en-AU"/>
              </w:rPr>
              <w:t xml:space="preserve"> t</w:t>
            </w:r>
            <w:r w:rsidRPr="005F46C0">
              <w:rPr>
                <w:lang w:eastAsia="en-AU"/>
              </w:rPr>
              <w:t>o prevent vulnerabilities, unauthori</w:t>
            </w:r>
            <w:r>
              <w:rPr>
                <w:lang w:eastAsia="en-AU"/>
              </w:rPr>
              <w:t>s</w:t>
            </w:r>
            <w:r w:rsidRPr="005F46C0">
              <w:rPr>
                <w:lang w:eastAsia="en-AU"/>
              </w:rPr>
              <w:t>ed access, and data breaches.</w:t>
            </w:r>
          </w:p>
        </w:tc>
      </w:tr>
      <w:tr w:rsidR="003A6182" w14:paraId="3B3C5B47" w14:textId="77777777" w:rsidTr="002744FD">
        <w:trPr>
          <w:cnfStyle w:val="000000100000" w:firstRow="0" w:lastRow="0" w:firstColumn="0" w:lastColumn="0" w:oddVBand="0" w:evenVBand="0" w:oddHBand="1" w:evenHBand="0" w:firstRowFirstColumn="0" w:firstRowLastColumn="0" w:lastRowFirstColumn="0" w:lastRowLastColumn="0"/>
        </w:trPr>
        <w:tc>
          <w:tcPr>
            <w:tcW w:w="2410" w:type="dxa"/>
          </w:tcPr>
          <w:p w14:paraId="7EEBCAC5" w14:textId="77777777" w:rsidR="003A6182" w:rsidRDefault="003A6182" w:rsidP="00010697">
            <w:pPr>
              <w:spacing w:after="60"/>
              <w:rPr>
                <w:lang w:eastAsia="en-AU"/>
              </w:rPr>
            </w:pPr>
            <w:r>
              <w:rPr>
                <w:lang w:eastAsia="en-AU"/>
              </w:rPr>
              <w:t>Fuzzing</w:t>
            </w:r>
          </w:p>
        </w:tc>
        <w:tc>
          <w:tcPr>
            <w:tcW w:w="5245" w:type="dxa"/>
          </w:tcPr>
          <w:p w14:paraId="36CEEBE4" w14:textId="77777777" w:rsidR="003A6182" w:rsidRDefault="003A6182" w:rsidP="00010697">
            <w:pPr>
              <w:spacing w:after="60"/>
              <w:rPr>
                <w:lang w:eastAsia="en-AU"/>
              </w:rPr>
            </w:pPr>
            <w:r>
              <w:rPr>
                <w:lang w:eastAsia="en-AU"/>
              </w:rPr>
              <w:t>A</w:t>
            </w:r>
            <w:r w:rsidRPr="00171D13">
              <w:rPr>
                <w:lang w:eastAsia="en-AU"/>
              </w:rPr>
              <w:t xml:space="preserve"> testing technique used to discover vulnerabilities and flaws in software, especially in applications or systems that handle data inputs.</w:t>
            </w:r>
          </w:p>
        </w:tc>
      </w:tr>
      <w:tr w:rsidR="003A6182" w14:paraId="64C6AF3A" w14:textId="77777777" w:rsidTr="002744FD">
        <w:tc>
          <w:tcPr>
            <w:tcW w:w="2410" w:type="dxa"/>
          </w:tcPr>
          <w:p w14:paraId="15867748" w14:textId="77777777" w:rsidR="003A6182" w:rsidRPr="00864125" w:rsidRDefault="003A6182" w:rsidP="00010697">
            <w:pPr>
              <w:spacing w:after="60"/>
              <w:rPr>
                <w:lang w:eastAsia="en-AU"/>
              </w:rPr>
            </w:pPr>
            <w:r>
              <w:rPr>
                <w:lang w:eastAsia="en-AU"/>
              </w:rPr>
              <w:t>Integrated development environment (IDE) integration</w:t>
            </w:r>
          </w:p>
        </w:tc>
        <w:tc>
          <w:tcPr>
            <w:tcW w:w="5245" w:type="dxa"/>
          </w:tcPr>
          <w:p w14:paraId="629AB961" w14:textId="77777777" w:rsidR="003A6182" w:rsidRDefault="003A6182" w:rsidP="00010697">
            <w:pPr>
              <w:spacing w:after="60"/>
              <w:rPr>
                <w:lang w:eastAsia="en-AU"/>
              </w:rPr>
            </w:pPr>
            <w:r>
              <w:rPr>
                <w:lang w:eastAsia="en-AU"/>
              </w:rPr>
              <w:t>T</w:t>
            </w:r>
            <w:r w:rsidRPr="0013027E">
              <w:rPr>
                <w:lang w:eastAsia="en-AU"/>
              </w:rPr>
              <w:t xml:space="preserve">he capability of a software tool or platform to seamlessly work within or alongside an </w:t>
            </w:r>
            <w:r>
              <w:rPr>
                <w:lang w:eastAsia="en-AU"/>
              </w:rPr>
              <w:t>IDE</w:t>
            </w:r>
            <w:r w:rsidRPr="0013027E">
              <w:rPr>
                <w:lang w:eastAsia="en-AU"/>
              </w:rPr>
              <w:t>, allowing developers to enhance their coding and development processes, access additional features or services, and streamline their workflow directly from their development environment.</w:t>
            </w:r>
          </w:p>
        </w:tc>
      </w:tr>
      <w:tr w:rsidR="003A6182" w14:paraId="3876A2A5" w14:textId="77777777" w:rsidTr="002744FD">
        <w:trPr>
          <w:cnfStyle w:val="000000100000" w:firstRow="0" w:lastRow="0" w:firstColumn="0" w:lastColumn="0" w:oddVBand="0" w:evenVBand="0" w:oddHBand="1" w:evenHBand="0" w:firstRowFirstColumn="0" w:firstRowLastColumn="0" w:lastRowFirstColumn="0" w:lastRowLastColumn="0"/>
        </w:trPr>
        <w:tc>
          <w:tcPr>
            <w:tcW w:w="2410" w:type="dxa"/>
          </w:tcPr>
          <w:p w14:paraId="353D40FA" w14:textId="77777777" w:rsidR="003A6182" w:rsidRPr="000F190F" w:rsidRDefault="003A6182" w:rsidP="00010697">
            <w:pPr>
              <w:spacing w:after="60"/>
              <w:rPr>
                <w:lang w:eastAsia="en-AU"/>
              </w:rPr>
            </w:pPr>
            <w:proofErr w:type="spellStart"/>
            <w:r w:rsidRPr="000F190F">
              <w:rPr>
                <w:lang w:eastAsia="en-AU"/>
              </w:rPr>
              <w:t>Intrastructure</w:t>
            </w:r>
            <w:proofErr w:type="spellEnd"/>
            <w:r w:rsidRPr="000F190F">
              <w:rPr>
                <w:lang w:eastAsia="en-AU"/>
              </w:rPr>
              <w:t>-as-code (</w:t>
            </w:r>
            <w:proofErr w:type="spellStart"/>
            <w:r w:rsidRPr="000F190F">
              <w:rPr>
                <w:lang w:eastAsia="en-AU"/>
              </w:rPr>
              <w:t>IaC</w:t>
            </w:r>
            <w:proofErr w:type="spellEnd"/>
            <w:r w:rsidRPr="000F190F">
              <w:rPr>
                <w:lang w:eastAsia="en-AU"/>
              </w:rPr>
              <w:t>)</w:t>
            </w:r>
          </w:p>
        </w:tc>
        <w:tc>
          <w:tcPr>
            <w:tcW w:w="5245" w:type="dxa"/>
          </w:tcPr>
          <w:p w14:paraId="09F288CC" w14:textId="77777777" w:rsidR="003A6182" w:rsidRDefault="003A6182" w:rsidP="00010697">
            <w:pPr>
              <w:spacing w:after="60"/>
              <w:rPr>
                <w:lang w:eastAsia="en-AU"/>
              </w:rPr>
            </w:pPr>
            <w:r>
              <w:rPr>
                <w:lang w:eastAsia="en-AU"/>
              </w:rPr>
              <w:t>A</w:t>
            </w:r>
            <w:r w:rsidRPr="001356FB">
              <w:rPr>
                <w:lang w:eastAsia="en-AU"/>
              </w:rPr>
              <w:t xml:space="preserve"> methodology that involves managing and provisioning infrastructure, such as servers, networks, and databases, through code and automation tools, streamlining the deployment and management of IT resources within software development and operations.</w:t>
            </w:r>
          </w:p>
        </w:tc>
      </w:tr>
      <w:tr w:rsidR="003A6182" w14:paraId="613811ED" w14:textId="77777777" w:rsidTr="002744FD">
        <w:tc>
          <w:tcPr>
            <w:tcW w:w="2410" w:type="dxa"/>
          </w:tcPr>
          <w:p w14:paraId="3A4A780C" w14:textId="77777777" w:rsidR="003A6182" w:rsidRPr="00864125" w:rsidRDefault="003A6182" w:rsidP="00010697">
            <w:pPr>
              <w:spacing w:after="60"/>
              <w:rPr>
                <w:lang w:eastAsia="en-AU"/>
              </w:rPr>
            </w:pPr>
            <w:r>
              <w:rPr>
                <w:lang w:eastAsia="en-AU"/>
              </w:rPr>
              <w:t>Software composition analysis (SCA)</w:t>
            </w:r>
          </w:p>
        </w:tc>
        <w:tc>
          <w:tcPr>
            <w:tcW w:w="5245" w:type="dxa"/>
          </w:tcPr>
          <w:p w14:paraId="55EC319C" w14:textId="77777777" w:rsidR="003A6182" w:rsidRDefault="003A6182" w:rsidP="00010697">
            <w:pPr>
              <w:spacing w:after="60"/>
              <w:rPr>
                <w:lang w:eastAsia="en-AU"/>
              </w:rPr>
            </w:pPr>
            <w:r>
              <w:rPr>
                <w:lang w:eastAsia="en-AU"/>
              </w:rPr>
              <w:t>A</w:t>
            </w:r>
            <w:r w:rsidRPr="004C61E7">
              <w:rPr>
                <w:lang w:eastAsia="en-AU"/>
              </w:rPr>
              <w:t xml:space="preserve"> practice that involves examining and assessing the software components and third-party libraries used in a software application to identify any vulnerabilities, licensing issues, or security risks, </w:t>
            </w:r>
            <w:r w:rsidRPr="004C61E7">
              <w:rPr>
                <w:lang w:eastAsia="en-AU"/>
              </w:rPr>
              <w:lastRenderedPageBreak/>
              <w:t>helping organi</w:t>
            </w:r>
            <w:r>
              <w:rPr>
                <w:lang w:eastAsia="en-AU"/>
              </w:rPr>
              <w:t>s</w:t>
            </w:r>
            <w:r w:rsidRPr="004C61E7">
              <w:rPr>
                <w:lang w:eastAsia="en-AU"/>
              </w:rPr>
              <w:t>ations maintain the security and compliance of their software products.</w:t>
            </w:r>
          </w:p>
        </w:tc>
      </w:tr>
      <w:tr w:rsidR="003A6182" w14:paraId="218C4558" w14:textId="77777777" w:rsidTr="002744FD">
        <w:trPr>
          <w:cnfStyle w:val="000000100000" w:firstRow="0" w:lastRow="0" w:firstColumn="0" w:lastColumn="0" w:oddVBand="0" w:evenVBand="0" w:oddHBand="1" w:evenHBand="0" w:firstRowFirstColumn="0" w:firstRowLastColumn="0" w:lastRowFirstColumn="0" w:lastRowLastColumn="0"/>
        </w:trPr>
        <w:tc>
          <w:tcPr>
            <w:tcW w:w="2410" w:type="dxa"/>
          </w:tcPr>
          <w:p w14:paraId="3F148C49" w14:textId="77777777" w:rsidR="003A6182" w:rsidRPr="000F190F" w:rsidRDefault="003A6182" w:rsidP="00010697">
            <w:pPr>
              <w:spacing w:after="60"/>
              <w:rPr>
                <w:lang w:eastAsia="en-AU"/>
              </w:rPr>
            </w:pPr>
            <w:r>
              <w:rPr>
                <w:lang w:eastAsia="en-AU"/>
              </w:rPr>
              <w:lastRenderedPageBreak/>
              <w:t>Software supply chain security (SSCS)</w:t>
            </w:r>
          </w:p>
        </w:tc>
        <w:tc>
          <w:tcPr>
            <w:tcW w:w="5245" w:type="dxa"/>
          </w:tcPr>
          <w:p w14:paraId="1256A889" w14:textId="77777777" w:rsidR="003A6182" w:rsidRDefault="003A6182" w:rsidP="00010697">
            <w:pPr>
              <w:spacing w:after="60"/>
              <w:rPr>
                <w:lang w:eastAsia="en-AU"/>
              </w:rPr>
            </w:pPr>
            <w:r>
              <w:rPr>
                <w:lang w:eastAsia="en-AU"/>
              </w:rPr>
              <w:t>P</w:t>
            </w:r>
            <w:r w:rsidRPr="00AA60E1">
              <w:rPr>
                <w:lang w:eastAsia="en-AU"/>
              </w:rPr>
              <w:t>ractices and measures aimed at ensuring the security and integrity of the software supply chain, which includes the development, distribution, and deployment of software. This involves protecting against potential vulnerabilities, threats, or attacks at various stages of the software supply chain to maintain the overall security of software applications.</w:t>
            </w:r>
          </w:p>
        </w:tc>
      </w:tr>
    </w:tbl>
    <w:p w14:paraId="47249527" w14:textId="53564C01" w:rsidR="000A41A1" w:rsidRDefault="000A41A1" w:rsidP="00081CC1"/>
    <w:sectPr w:rsidR="000A41A1" w:rsidSect="00510E3F">
      <w:footerReference w:type="default" r:id="rId32"/>
      <w:pgSz w:w="11900" w:h="16840"/>
      <w:pgMar w:top="2098" w:right="2098" w:bottom="1418" w:left="209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VINCENT, Joyclyn" w:date="2023-11-15T13:24:00Z" w:initials="VJ">
    <w:p w14:paraId="333C7F65" w14:textId="45E78268" w:rsidR="00271567" w:rsidRDefault="00271567">
      <w:pPr>
        <w:pStyle w:val="CommentText"/>
      </w:pPr>
      <w:r>
        <w:rPr>
          <w:rStyle w:val="CommentReference"/>
        </w:rPr>
        <w:annotationRef/>
      </w:r>
      <w:r w:rsidR="00621102">
        <w:rPr>
          <w:noProof/>
        </w:rPr>
        <w:t>Thorough might be a slight exaggeration; we've only covered the companies that Gartner calls out (as well as SonarQube because we have it already).</w:t>
      </w:r>
    </w:p>
  </w:comment>
  <w:comment w:id="15" w:author="VINCENT, Joyclyn [2]" w:date="2023-10-27T10:30:00Z" w:initials="VJ">
    <w:p w14:paraId="2A09898D" w14:textId="0E815D8B" w:rsidR="5E498783" w:rsidRDefault="5E498783">
      <w:pPr>
        <w:pStyle w:val="CommentText"/>
      </w:pPr>
      <w:r>
        <w:fldChar w:fldCharType="begin"/>
      </w:r>
      <w:r>
        <w:instrText xml:space="preserve"> HYPERLINK "mailto:Gary.MORTON@qed.qld.gov.au"</w:instrText>
      </w:r>
      <w:bookmarkStart w:id="19" w:name="_@_C063E042BE234EE5BC893E84BF40077EZ"/>
      <w:r>
        <w:fldChar w:fldCharType="separate"/>
      </w:r>
      <w:bookmarkEnd w:id="19"/>
      <w:r w:rsidRPr="5E498783">
        <w:rPr>
          <w:rStyle w:val="Mention"/>
          <w:noProof/>
        </w:rPr>
        <w:t>@MORTON, Gary</w:t>
      </w:r>
      <w:r>
        <w:fldChar w:fldCharType="end"/>
      </w:r>
      <w:r>
        <w:t xml:space="preserve"> and </w:t>
      </w:r>
      <w:r>
        <w:fldChar w:fldCharType="begin"/>
      </w:r>
      <w:r>
        <w:instrText xml:space="preserve"> HYPERLINK "mailto:Chris.LONGLAND@qed.qld.gov.au"</w:instrText>
      </w:r>
      <w:bookmarkStart w:id="20" w:name="_@_AED17BA8C4C84353826C081BA53D53B0Z"/>
      <w:r>
        <w:fldChar w:fldCharType="separate"/>
      </w:r>
      <w:bookmarkEnd w:id="20"/>
      <w:r w:rsidRPr="5E498783">
        <w:rPr>
          <w:rStyle w:val="Mention"/>
          <w:noProof/>
        </w:rPr>
        <w:t>@LONGLAND, Chris</w:t>
      </w:r>
      <w:r>
        <w:fldChar w:fldCharType="end"/>
      </w:r>
      <w:r>
        <w:t xml:space="preserve"> I need your help here. I got this list from </w:t>
      </w:r>
      <w:proofErr w:type="spellStart"/>
      <w:r>
        <w:t>ChatGPT</w:t>
      </w:r>
      <w:proofErr w:type="spellEnd"/>
      <w:r>
        <w:t xml:space="preserve"> but I don't know if it's in the right ball park or not. </w:t>
      </w:r>
      <w:r>
        <w:rPr>
          <w:rStyle w:val="CommentReference"/>
        </w:rPr>
        <w:annotationRef/>
      </w:r>
    </w:p>
    <w:p w14:paraId="54BFA43D" w14:textId="2FAFC526" w:rsidR="5E498783" w:rsidRDefault="5E498783">
      <w:pPr>
        <w:pStyle w:val="CommentText"/>
      </w:pPr>
    </w:p>
    <w:p w14:paraId="5097F15C" w14:textId="5DE7E8F9" w:rsidR="5E498783" w:rsidRDefault="5E498783">
      <w:pPr>
        <w:pStyle w:val="CommentText"/>
      </w:pPr>
      <w:r>
        <w:t xml:space="preserve">If it is a reasonable list, we need to address the two glaring 'No' entries in the minimal cover but the matrix we have further down only sets out the various options for SAST. </w:t>
      </w:r>
    </w:p>
    <w:p w14:paraId="7866EAF8" w14:textId="15E868D0" w:rsidR="5E498783" w:rsidRDefault="5E498783">
      <w:pPr>
        <w:pStyle w:val="CommentText"/>
      </w:pPr>
    </w:p>
    <w:p w14:paraId="33997C37" w14:textId="24B138DA" w:rsidR="5E498783" w:rsidRDefault="5E498783">
      <w:pPr>
        <w:pStyle w:val="CommentText"/>
      </w:pPr>
      <w:r>
        <w:t>Does this make sense? Do I have the wrong end of the stick?</w:t>
      </w:r>
    </w:p>
  </w:comment>
  <w:comment w:id="16" w:author="LONGLAND, Chris" w:date="2023-10-27T10:42:00Z" w:initials="LC">
    <w:p w14:paraId="292125AD" w14:textId="70E7A5E0" w:rsidR="298C07D7" w:rsidRDefault="298C07D7">
      <w:pPr>
        <w:pStyle w:val="CommentText"/>
      </w:pPr>
      <w:r>
        <w:t xml:space="preserve">I did a quick search and found an error in my info. </w:t>
      </w:r>
      <w:proofErr w:type="spellStart"/>
      <w:r>
        <w:t>Sonarqube</w:t>
      </w:r>
      <w:proofErr w:type="spellEnd"/>
      <w:r>
        <w:t xml:space="preserve"> does </w:t>
      </w:r>
      <w:proofErr w:type="spellStart"/>
      <w:r>
        <w:t>does</w:t>
      </w:r>
      <w:proofErr w:type="spellEnd"/>
      <w:r>
        <w:t xml:space="preserve"> support IAC, so </w:t>
      </w:r>
      <w:proofErr w:type="spellStart"/>
      <w:r>
        <w:t>i've</w:t>
      </w:r>
      <w:proofErr w:type="spellEnd"/>
      <w:r>
        <w:t xml:space="preserve"> changed it to Yes but </w:t>
      </w:r>
      <w:proofErr w:type="spellStart"/>
      <w:r>
        <w:t>i</w:t>
      </w:r>
      <w:proofErr w:type="spellEnd"/>
      <w:r>
        <w:t xml:space="preserve"> doubt Server Ops is using it.</w:t>
      </w:r>
      <w:r>
        <w:rPr>
          <w:rStyle w:val="CommentReference"/>
        </w:rPr>
        <w:annotationRef/>
      </w:r>
    </w:p>
    <w:p w14:paraId="3637BCC2" w14:textId="42D5C308" w:rsidR="298C07D7" w:rsidRDefault="298C07D7">
      <w:pPr>
        <w:pStyle w:val="CommentText"/>
      </w:pPr>
      <w:r>
        <w:t xml:space="preserve">The list is pretty comprehensive, but </w:t>
      </w:r>
      <w:proofErr w:type="spellStart"/>
      <w:r>
        <w:t>i</w:t>
      </w:r>
      <w:proofErr w:type="spellEnd"/>
      <w:r>
        <w:t xml:space="preserve"> did also add Software Supply Chain Management, it does seem like an important component for security.</w:t>
      </w:r>
    </w:p>
  </w:comment>
  <w:comment w:id="17" w:author="VINCENT, Joyclyn" w:date="2023-10-27T11:54:00Z" w:initials="VJ">
    <w:p w14:paraId="23846585" w14:textId="6A85FDDF" w:rsidR="00176DE8" w:rsidRDefault="00176DE8">
      <w:pPr>
        <w:pStyle w:val="CommentText"/>
      </w:pPr>
      <w:r>
        <w:rPr>
          <w:rStyle w:val="CommentReference"/>
        </w:rPr>
        <w:annotationRef/>
      </w:r>
      <w:r w:rsidR="0044190E">
        <w:rPr>
          <w:noProof/>
        </w:rPr>
        <w:t>So if we look at the list for minimal cover, there are still two areas we don't have covered? Or are these two subsumed into one of the SAST products we look at below?</w:t>
      </w:r>
    </w:p>
  </w:comment>
  <w:comment w:id="18" w:author="LONGLAND, Chris" w:date="2023-10-27T12:11:00Z" w:initials="LC">
    <w:p w14:paraId="622DBC8B" w14:textId="6B1ABD9C" w:rsidR="0ACF259B" w:rsidRDefault="0ACF259B">
      <w:pPr>
        <w:pStyle w:val="CommentText"/>
      </w:pPr>
      <w:r>
        <w:t>Some of the other products do cover those areas, but some don't.  I guess we need to work out what the company focus is on and change the tables accordingly.</w:t>
      </w:r>
      <w:r>
        <w:rPr>
          <w:rStyle w:val="CommentReference"/>
        </w:rPr>
        <w:annotationRef/>
      </w:r>
    </w:p>
  </w:comment>
  <w:comment w:id="26" w:author="VINCENT, Joyclyn [2]" w:date="2023-10-27T15:16:00Z" w:initials="VJ">
    <w:p w14:paraId="482F448C" w14:textId="77777777" w:rsidR="00081CC1" w:rsidRDefault="00081CC1" w:rsidP="00081CC1">
      <w:pPr>
        <w:pStyle w:val="CommentText"/>
      </w:pPr>
      <w:r>
        <w:fldChar w:fldCharType="begin"/>
      </w:r>
      <w:r>
        <w:instrText xml:space="preserve"> HYPERLINK "mailto:Chris.LONGLAND@qed.qld.gov.au"</w:instrText>
      </w:r>
      <w:bookmarkStart w:id="27" w:name="_@_7B2FB5C160BA455CBD416E0F267DD8B4Z"/>
      <w:r>
        <w:fldChar w:fldCharType="separate"/>
      </w:r>
      <w:bookmarkEnd w:id="27"/>
      <w:r w:rsidRPr="40767B08">
        <w:rPr>
          <w:rStyle w:val="Mention"/>
          <w:noProof/>
        </w:rPr>
        <w:t>@LONGLAND, Chris</w:t>
      </w:r>
      <w:r>
        <w:fldChar w:fldCharType="end"/>
      </w:r>
      <w:r>
        <w:t xml:space="preserve"> When did this happen? Do you know approximately when we started using </w:t>
      </w:r>
      <w:proofErr w:type="spellStart"/>
      <w:r>
        <w:t>SonarCloud</w:t>
      </w:r>
      <w:proofErr w:type="spellEnd"/>
      <w:r>
        <w:t xml:space="preserve"> and when we switched to SonarQube?</w:t>
      </w:r>
      <w:r>
        <w:rPr>
          <w:rStyle w:val="CommentReference"/>
        </w:rPr>
        <w:annotationRef/>
      </w:r>
    </w:p>
  </w:comment>
  <w:comment w:id="28" w:author="VINCENT, Joyclyn [2]" w:date="2023-10-25T11:35:00Z" w:initials="VJ">
    <w:p w14:paraId="58658134" w14:textId="77777777" w:rsidR="00081CC1" w:rsidRDefault="00081CC1" w:rsidP="00081CC1">
      <w:pPr>
        <w:pStyle w:val="CommentText"/>
      </w:pPr>
      <w:r>
        <w:rPr>
          <w:rStyle w:val="CommentReference"/>
        </w:rPr>
        <w:annotationRef/>
      </w:r>
      <w:r>
        <w:fldChar w:fldCharType="begin"/>
      </w:r>
      <w:r>
        <w:instrText xml:space="preserve"> HYPERLINK "mailto:Chris.LONGLAND@qed.qld.gov.au"</w:instrText>
      </w:r>
      <w:bookmarkStart w:id="29" w:name="_@_914EE1F17581488EB6AD525370B6A071Z"/>
      <w:r>
        <w:fldChar w:fldCharType="separate"/>
      </w:r>
      <w:bookmarkEnd w:id="29"/>
      <w:r w:rsidRPr="4DBC3862">
        <w:rPr>
          <w:rStyle w:val="Mention"/>
          <w:noProof/>
        </w:rPr>
        <w:t>@LONGLAND, Chris</w:t>
      </w:r>
      <w:r>
        <w:fldChar w:fldCharType="end"/>
      </w:r>
      <w:r>
        <w:t xml:space="preserve"> What was the requirement that prompted us to change?</w:t>
      </w:r>
      <w:r>
        <w:rPr>
          <w:rStyle w:val="CommentReference"/>
        </w:rPr>
        <w:annotationRef/>
      </w:r>
    </w:p>
  </w:comment>
  <w:comment w:id="33" w:author="VINCENT, Joyclyn [2]" w:date="2023-10-27T15:10:00Z" w:initials="VJ">
    <w:p w14:paraId="491A99A2" w14:textId="77777777" w:rsidR="00081CC1" w:rsidRDefault="00081CC1" w:rsidP="00081CC1">
      <w:pPr>
        <w:pStyle w:val="CommentText"/>
      </w:pPr>
      <w:r>
        <w:fldChar w:fldCharType="begin"/>
      </w:r>
      <w:r>
        <w:instrText xml:space="preserve"> HYPERLINK "mailto:Chris.LONGLAND@qed.qld.gov.au"</w:instrText>
      </w:r>
      <w:bookmarkStart w:id="34" w:name="_@_435B62A5C9B5440A824B4D7A0CCEC3FFZ"/>
      <w:r>
        <w:fldChar w:fldCharType="separate"/>
      </w:r>
      <w:bookmarkEnd w:id="34"/>
      <w:r w:rsidRPr="1C062ED6">
        <w:rPr>
          <w:rStyle w:val="Mention"/>
          <w:noProof/>
        </w:rPr>
        <w:t>@LONGLAND, Chris</w:t>
      </w:r>
      <w:r>
        <w:fldChar w:fldCharType="end"/>
      </w:r>
      <w:r>
        <w:t xml:space="preserve"> Do you know what sort of limitation are we talking about here? </w:t>
      </w:r>
      <w:r>
        <w:rPr>
          <w:rStyle w:val="CommentReference"/>
        </w:rPr>
        <w:annotationRef/>
      </w:r>
    </w:p>
  </w:comment>
  <w:comment w:id="37" w:author="MORTON, Gary" w:date="2023-11-14T16:31:00Z" w:initials="GM">
    <w:p w14:paraId="1C84AB5A" w14:textId="77777777" w:rsidR="00081CC1" w:rsidRDefault="00081CC1" w:rsidP="00081CC1">
      <w:pPr>
        <w:pStyle w:val="CommentText"/>
      </w:pPr>
      <w:r>
        <w:rPr>
          <w:rStyle w:val="CommentReference"/>
        </w:rPr>
        <w:annotationRef/>
      </w:r>
      <w:r>
        <w:t>I'd like us to interview some stakeholders and users to find out why this didn't get adopted.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3C7F65" w15:done="0"/>
  <w15:commentEx w15:paraId="33997C37" w15:done="0"/>
  <w15:commentEx w15:paraId="3637BCC2" w15:paraIdParent="33997C37" w15:done="0"/>
  <w15:commentEx w15:paraId="23846585" w15:paraIdParent="33997C37" w15:done="0"/>
  <w15:commentEx w15:paraId="622DBC8B" w15:paraIdParent="33997C37" w15:done="0"/>
  <w15:commentEx w15:paraId="482F448C" w15:done="0"/>
  <w15:commentEx w15:paraId="58658134" w15:done="0"/>
  <w15:commentEx w15:paraId="491A99A2" w15:done="0"/>
  <w15:commentEx w15:paraId="1C84AB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FF44F4" w16cex:dateUtc="2023-11-15T03:24:00Z"/>
  <w16cex:commentExtensible w16cex:durableId="607710E6" w16cex:dateUtc="2023-10-27T00:30:00Z"/>
  <w16cex:commentExtensible w16cex:durableId="7FE3D65F" w16cex:dateUtc="2023-10-27T00:42:00Z"/>
  <w16cex:commentExtensible w16cex:durableId="28E6237D" w16cex:dateUtc="2023-10-27T01:54:00Z"/>
  <w16cex:commentExtensible w16cex:durableId="4756A8A8" w16cex:dateUtc="2023-10-27T02:11:00Z"/>
  <w16cex:commentExtensible w16cex:durableId="65FBAC6D" w16cex:dateUtc="2023-10-27T05:16:00Z"/>
  <w16cex:commentExtensible w16cex:durableId="66D028EB" w16cex:dateUtc="2023-10-25T01:35:00Z"/>
  <w16cex:commentExtensible w16cex:durableId="7A7A0797" w16cex:dateUtc="2023-10-27T05:10:00Z"/>
  <w16cex:commentExtensible w16cex:durableId="0BE3A4D7" w16cex:dateUtc="2023-11-14T0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3C7F65" w16cid:durableId="28FF44F4"/>
  <w16cid:commentId w16cid:paraId="33997C37" w16cid:durableId="607710E6"/>
  <w16cid:commentId w16cid:paraId="3637BCC2" w16cid:durableId="7FE3D65F"/>
  <w16cid:commentId w16cid:paraId="23846585" w16cid:durableId="28E6237D"/>
  <w16cid:commentId w16cid:paraId="622DBC8B" w16cid:durableId="4756A8A8"/>
  <w16cid:commentId w16cid:paraId="482F448C" w16cid:durableId="65FBAC6D"/>
  <w16cid:commentId w16cid:paraId="58658134" w16cid:durableId="66D028EB"/>
  <w16cid:commentId w16cid:paraId="491A99A2" w16cid:durableId="7A7A0797"/>
  <w16cid:commentId w16cid:paraId="1C84AB5A" w16cid:durableId="0BE3A4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84EAF" w14:textId="77777777" w:rsidR="0011654C" w:rsidRDefault="0011654C" w:rsidP="00190C24">
      <w:r>
        <w:separator/>
      </w:r>
    </w:p>
  </w:endnote>
  <w:endnote w:type="continuationSeparator" w:id="0">
    <w:p w14:paraId="5A3E9E18" w14:textId="77777777" w:rsidR="0011654C" w:rsidRDefault="0011654C" w:rsidP="00190C24">
      <w:r>
        <w:continuationSeparator/>
      </w:r>
    </w:p>
  </w:endnote>
  <w:endnote w:type="continuationNotice" w:id="1">
    <w:p w14:paraId="593F32F7" w14:textId="77777777" w:rsidR="0011654C" w:rsidRDefault="001165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taOT-Norm">
    <w:charset w:val="4D"/>
    <w:family w:val="swiss"/>
    <w:pitch w:val="variable"/>
    <w:sig w:usb0="800000EF" w:usb1="4000207B"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AC4BC" w14:textId="7765D7F5" w:rsidR="002712BD" w:rsidRDefault="00F90709">
    <w:pPr>
      <w:pStyle w:val="Footer"/>
    </w:pPr>
    <w:r w:rsidRPr="00F90709">
      <w:rPr>
        <w:sz w:val="18"/>
        <w:szCs w:val="18"/>
      </w:rPr>
      <w:tab/>
    </w:r>
    <w:r w:rsidR="00861273">
      <w:rPr>
        <w:sz w:val="18"/>
        <w:szCs w:val="18"/>
      </w:rPr>
      <w:tab/>
    </w:r>
    <w:r>
      <w:rPr>
        <w:sz w:val="18"/>
        <w:szCs w:val="18"/>
      </w:rPr>
      <w:tab/>
    </w:r>
    <w:r w:rsidRPr="00F90709">
      <w:rPr>
        <w:sz w:val="18"/>
        <w:szCs w:val="18"/>
      </w:rPr>
      <w:t xml:space="preserve">Page </w:t>
    </w:r>
    <w:sdt>
      <w:sdtPr>
        <w:rPr>
          <w:color w:val="2B579A"/>
          <w:sz w:val="18"/>
          <w:szCs w:val="18"/>
          <w:shd w:val="clear" w:color="auto" w:fill="E6E6E6"/>
        </w:rPr>
        <w:id w:val="-1824031739"/>
        <w:docPartObj>
          <w:docPartGallery w:val="Page Numbers (Top of Page)"/>
          <w:docPartUnique/>
        </w:docPartObj>
      </w:sdtPr>
      <w:sdtEndPr/>
      <w:sdtContent>
        <w:r w:rsidRPr="00F90709">
          <w:rPr>
            <w:b/>
            <w:bCs/>
            <w:color w:val="2B579A"/>
            <w:sz w:val="18"/>
            <w:szCs w:val="18"/>
            <w:shd w:val="clear" w:color="auto" w:fill="E6E6E6"/>
          </w:rPr>
          <w:fldChar w:fldCharType="begin"/>
        </w:r>
        <w:r w:rsidRPr="00F90709">
          <w:rPr>
            <w:b/>
            <w:bCs/>
            <w:sz w:val="18"/>
            <w:szCs w:val="18"/>
          </w:rPr>
          <w:instrText xml:space="preserve"> PAGE </w:instrText>
        </w:r>
        <w:r w:rsidRPr="00F90709">
          <w:rPr>
            <w:b/>
            <w:bCs/>
            <w:color w:val="2B579A"/>
            <w:sz w:val="18"/>
            <w:szCs w:val="18"/>
            <w:shd w:val="clear" w:color="auto" w:fill="E6E6E6"/>
          </w:rPr>
          <w:fldChar w:fldCharType="separate"/>
        </w:r>
        <w:r>
          <w:rPr>
            <w:b/>
            <w:bCs/>
            <w:sz w:val="18"/>
            <w:szCs w:val="18"/>
          </w:rPr>
          <w:t>1</w:t>
        </w:r>
        <w:r w:rsidRPr="00F90709">
          <w:rPr>
            <w:b/>
            <w:bCs/>
            <w:color w:val="2B579A"/>
            <w:sz w:val="18"/>
            <w:szCs w:val="18"/>
            <w:shd w:val="clear" w:color="auto" w:fill="E6E6E6"/>
          </w:rPr>
          <w:fldChar w:fldCharType="end"/>
        </w:r>
        <w:r w:rsidRPr="00F90709">
          <w:rPr>
            <w:sz w:val="18"/>
            <w:szCs w:val="18"/>
          </w:rPr>
          <w:t xml:space="preserve"> of </w:t>
        </w:r>
        <w:r w:rsidRPr="00F90709">
          <w:rPr>
            <w:b/>
            <w:bCs/>
            <w:color w:val="2B579A"/>
            <w:sz w:val="18"/>
            <w:szCs w:val="18"/>
            <w:shd w:val="clear" w:color="auto" w:fill="E6E6E6"/>
          </w:rPr>
          <w:fldChar w:fldCharType="begin"/>
        </w:r>
        <w:r w:rsidRPr="00F90709">
          <w:rPr>
            <w:b/>
            <w:bCs/>
            <w:sz w:val="18"/>
            <w:szCs w:val="18"/>
          </w:rPr>
          <w:instrText xml:space="preserve"> NUMPAGES  </w:instrText>
        </w:r>
        <w:r w:rsidRPr="00F90709">
          <w:rPr>
            <w:b/>
            <w:bCs/>
            <w:color w:val="2B579A"/>
            <w:sz w:val="18"/>
            <w:szCs w:val="18"/>
            <w:shd w:val="clear" w:color="auto" w:fill="E6E6E6"/>
          </w:rPr>
          <w:fldChar w:fldCharType="separate"/>
        </w:r>
        <w:r>
          <w:rPr>
            <w:b/>
            <w:bCs/>
            <w:sz w:val="18"/>
            <w:szCs w:val="18"/>
          </w:rPr>
          <w:t>2</w:t>
        </w:r>
        <w:r w:rsidRPr="00F90709">
          <w:rPr>
            <w:b/>
            <w:bCs/>
            <w:color w:val="2B579A"/>
            <w:sz w:val="18"/>
            <w:szCs w:val="18"/>
            <w:shd w:val="clear" w:color="auto" w:fill="E6E6E6"/>
          </w:rPr>
          <w:fldChar w:fldCharType="end"/>
        </w:r>
      </w:sdtContent>
    </w:sdt>
    <w:r w:rsidR="002712BD">
      <w:rPr>
        <w:noProof/>
        <w:color w:val="2B579A"/>
        <w:shd w:val="clear" w:color="auto" w:fill="E6E6E6"/>
        <w:lang w:eastAsia="en-AU"/>
      </w:rPr>
      <w:drawing>
        <wp:anchor distT="0" distB="0" distL="114300" distR="114300" simplePos="0" relativeHeight="251658240" behindDoc="1" locked="0" layoutInCell="1" allowOverlap="1" wp14:anchorId="737AC4BF" wp14:editId="737AC4C0">
          <wp:simplePos x="0" y="0"/>
          <wp:positionH relativeFrom="page">
            <wp:align>left</wp:align>
          </wp:positionH>
          <wp:positionV relativeFrom="page">
            <wp:align>bottom</wp:align>
          </wp:positionV>
          <wp:extent cx="7632000" cy="100800"/>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 Corp A4 page_portrait_2_footer.jpg"/>
                  <pic:cNvPicPr/>
                </pic:nvPicPr>
                <pic:blipFill>
                  <a:blip r:embed="rId1">
                    <a:extLst>
                      <a:ext uri="{28A0092B-C50C-407E-A947-70E740481C1C}">
                        <a14:useLocalDpi xmlns:a14="http://schemas.microsoft.com/office/drawing/2010/main" val="0"/>
                      </a:ext>
                    </a:extLst>
                  </a:blip>
                  <a:stretch>
                    <a:fillRect/>
                  </a:stretch>
                </pic:blipFill>
                <pic:spPr>
                  <a:xfrm>
                    <a:off x="0" y="0"/>
                    <a:ext cx="7632000" cy="100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AC4BE" w14:textId="4A73270A" w:rsidR="00D67137" w:rsidRPr="00F90709" w:rsidRDefault="00D67137" w:rsidP="00F90709">
    <w:pPr>
      <w:pStyle w:val="Footer"/>
      <w:rPr>
        <w:sz w:val="18"/>
        <w:szCs w:val="18"/>
      </w:rPr>
    </w:pPr>
    <w:r w:rsidRPr="00F90709">
      <w:rPr>
        <w:noProof/>
        <w:color w:val="2B579A"/>
        <w:sz w:val="18"/>
        <w:szCs w:val="18"/>
        <w:shd w:val="clear" w:color="auto" w:fill="E6E6E6"/>
      </w:rPr>
      <w:drawing>
        <wp:anchor distT="0" distB="0" distL="114300" distR="114300" simplePos="0" relativeHeight="251658241" behindDoc="1" locked="0" layoutInCell="1" allowOverlap="1" wp14:anchorId="737AC4C3" wp14:editId="737AC4C4">
          <wp:simplePos x="0" y="0"/>
          <wp:positionH relativeFrom="page">
            <wp:align>left</wp:align>
          </wp:positionH>
          <wp:positionV relativeFrom="page">
            <wp:align>bottom</wp:align>
          </wp:positionV>
          <wp:extent cx="7560000" cy="964800"/>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E A4 Portrait_Footer-01.jpg"/>
                  <pic:cNvPicPr/>
                </pic:nvPicPr>
                <pic:blipFill>
                  <a:blip r:embed="rId1">
                    <a:extLst>
                      <a:ext uri="{28A0092B-C50C-407E-A947-70E740481C1C}">
                        <a14:useLocalDpi xmlns:a14="http://schemas.microsoft.com/office/drawing/2010/main" val="0"/>
                      </a:ext>
                    </a:extLst>
                  </a:blip>
                  <a:stretch>
                    <a:fillRect/>
                  </a:stretch>
                </pic:blipFill>
                <pic:spPr>
                  <a:xfrm>
                    <a:off x="0" y="0"/>
                    <a:ext cx="7560000" cy="964800"/>
                  </a:xfrm>
                  <a:prstGeom prst="rect">
                    <a:avLst/>
                  </a:prstGeom>
                </pic:spPr>
              </pic:pic>
            </a:graphicData>
          </a:graphic>
          <wp14:sizeRelH relativeFrom="margin">
            <wp14:pctWidth>0</wp14:pctWidth>
          </wp14:sizeRelH>
          <wp14:sizeRelV relativeFrom="margin">
            <wp14:pctHeight>0</wp14:pctHeight>
          </wp14:sizeRelV>
        </wp:anchor>
      </w:drawing>
    </w:r>
    <w:r w:rsidR="00A862E5" w:rsidRPr="00F90709">
      <w:rPr>
        <w:sz w:val="18"/>
        <w:szCs w:val="18"/>
      </w:rPr>
      <w:t xml:space="preserve">Classification: </w:t>
    </w:r>
    <w:sdt>
      <w:sdtPr>
        <w:rPr>
          <w:color w:val="2B579A"/>
          <w:sz w:val="18"/>
          <w:szCs w:val="18"/>
          <w:shd w:val="clear" w:color="auto" w:fill="E6E6E6"/>
        </w:rPr>
        <w:id w:val="-40829420"/>
        <w:placeholder>
          <w:docPart w:val="2108D953262C4F2BAA3DC0E8AC70886D"/>
        </w:placeholder>
        <w:dropDownList>
          <w:listItem w:displayText="OFFICIAL" w:value="OFFICIAL"/>
          <w:listItem w:displayText="SENSITIVE" w:value="SENSITIVE"/>
          <w:listItem w:displayText="PROTECTED" w:value="PROTECTED"/>
        </w:dropDownList>
      </w:sdtPr>
      <w:sdtEndPr/>
      <w:sdtContent>
        <w:r w:rsidR="00983609">
          <w:rPr>
            <w:sz w:val="18"/>
            <w:szCs w:val="18"/>
          </w:rPr>
          <w:t>OFFICIAL</w:t>
        </w:r>
      </w:sdtContent>
    </w:sdt>
    <w:r w:rsidR="00F90709" w:rsidRPr="00F90709">
      <w:rPr>
        <w:sz w:val="18"/>
        <w:szCs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4E396" w14:textId="2BE9835B" w:rsidR="00F450CA" w:rsidRDefault="000F2D24" w:rsidP="00E15CB5">
    <w:pPr>
      <w:pStyle w:val="Footer"/>
      <w:tabs>
        <w:tab w:val="clear" w:pos="9026"/>
        <w:tab w:val="right" w:pos="13324"/>
      </w:tabs>
    </w:pPr>
    <w:r>
      <w:rPr>
        <w:noProof/>
      </w:rPr>
      <w:drawing>
        <wp:anchor distT="0" distB="0" distL="114300" distR="114300" simplePos="0" relativeHeight="251658245" behindDoc="1" locked="0" layoutInCell="1" allowOverlap="1" wp14:anchorId="4F39D36F" wp14:editId="6BBA3634">
          <wp:simplePos x="0" y="0"/>
          <wp:positionH relativeFrom="page">
            <wp:align>left</wp:align>
          </wp:positionH>
          <wp:positionV relativeFrom="page">
            <wp:align>bottom</wp:align>
          </wp:positionV>
          <wp:extent cx="10742400" cy="104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0742400" cy="104400"/>
                  </a:xfrm>
                  <a:prstGeom prst="rect">
                    <a:avLst/>
                  </a:prstGeom>
                </pic:spPr>
              </pic:pic>
            </a:graphicData>
          </a:graphic>
          <wp14:sizeRelH relativeFrom="margin">
            <wp14:pctWidth>0</wp14:pctWidth>
          </wp14:sizeRelH>
          <wp14:sizeRelV relativeFrom="margin">
            <wp14:pctHeight>0</wp14:pctHeight>
          </wp14:sizeRelV>
        </wp:anchor>
      </w:drawing>
    </w:r>
    <w:r w:rsidR="00F450CA" w:rsidRPr="00F90709">
      <w:rPr>
        <w:sz w:val="18"/>
        <w:szCs w:val="18"/>
      </w:rPr>
      <w:tab/>
    </w:r>
    <w:r w:rsidR="00F450CA">
      <w:rPr>
        <w:sz w:val="18"/>
        <w:szCs w:val="18"/>
      </w:rPr>
      <w:tab/>
    </w:r>
    <w:r w:rsidR="00F450CA" w:rsidRPr="00F90709">
      <w:rPr>
        <w:sz w:val="18"/>
        <w:szCs w:val="18"/>
      </w:rPr>
      <w:t xml:space="preserve">Page </w:t>
    </w:r>
    <w:sdt>
      <w:sdtPr>
        <w:rPr>
          <w:color w:val="2B579A"/>
          <w:sz w:val="18"/>
          <w:szCs w:val="18"/>
          <w:shd w:val="clear" w:color="auto" w:fill="E6E6E6"/>
        </w:rPr>
        <w:id w:val="-340624908"/>
        <w:docPartObj>
          <w:docPartGallery w:val="Page Numbers (Top of Page)"/>
          <w:docPartUnique/>
        </w:docPartObj>
      </w:sdtPr>
      <w:sdtEndPr/>
      <w:sdtContent>
        <w:r w:rsidR="00F450CA" w:rsidRPr="00F90709">
          <w:rPr>
            <w:b/>
            <w:bCs/>
            <w:color w:val="2B579A"/>
            <w:sz w:val="18"/>
            <w:szCs w:val="18"/>
            <w:shd w:val="clear" w:color="auto" w:fill="E6E6E6"/>
          </w:rPr>
          <w:fldChar w:fldCharType="begin"/>
        </w:r>
        <w:r w:rsidR="00F450CA" w:rsidRPr="00F90709">
          <w:rPr>
            <w:b/>
            <w:bCs/>
            <w:sz w:val="18"/>
            <w:szCs w:val="18"/>
          </w:rPr>
          <w:instrText xml:space="preserve"> PAGE </w:instrText>
        </w:r>
        <w:r w:rsidR="00F450CA" w:rsidRPr="00F90709">
          <w:rPr>
            <w:b/>
            <w:bCs/>
            <w:color w:val="2B579A"/>
            <w:sz w:val="18"/>
            <w:szCs w:val="18"/>
            <w:shd w:val="clear" w:color="auto" w:fill="E6E6E6"/>
          </w:rPr>
          <w:fldChar w:fldCharType="separate"/>
        </w:r>
        <w:r w:rsidR="00F450CA">
          <w:rPr>
            <w:b/>
            <w:bCs/>
            <w:sz w:val="18"/>
            <w:szCs w:val="18"/>
          </w:rPr>
          <w:t>1</w:t>
        </w:r>
        <w:r w:rsidR="00F450CA" w:rsidRPr="00F90709">
          <w:rPr>
            <w:b/>
            <w:bCs/>
            <w:color w:val="2B579A"/>
            <w:sz w:val="18"/>
            <w:szCs w:val="18"/>
            <w:shd w:val="clear" w:color="auto" w:fill="E6E6E6"/>
          </w:rPr>
          <w:fldChar w:fldCharType="end"/>
        </w:r>
        <w:r w:rsidR="00F450CA" w:rsidRPr="00F90709">
          <w:rPr>
            <w:sz w:val="18"/>
            <w:szCs w:val="18"/>
          </w:rPr>
          <w:t xml:space="preserve"> of </w:t>
        </w:r>
        <w:r w:rsidR="00F450CA" w:rsidRPr="00F90709">
          <w:rPr>
            <w:b/>
            <w:bCs/>
            <w:color w:val="2B579A"/>
            <w:sz w:val="18"/>
            <w:szCs w:val="18"/>
            <w:shd w:val="clear" w:color="auto" w:fill="E6E6E6"/>
          </w:rPr>
          <w:fldChar w:fldCharType="begin"/>
        </w:r>
        <w:r w:rsidR="00F450CA" w:rsidRPr="00F90709">
          <w:rPr>
            <w:b/>
            <w:bCs/>
            <w:sz w:val="18"/>
            <w:szCs w:val="18"/>
          </w:rPr>
          <w:instrText xml:space="preserve"> NUMPAGES  </w:instrText>
        </w:r>
        <w:r w:rsidR="00F450CA" w:rsidRPr="00F90709">
          <w:rPr>
            <w:b/>
            <w:bCs/>
            <w:color w:val="2B579A"/>
            <w:sz w:val="18"/>
            <w:szCs w:val="18"/>
            <w:shd w:val="clear" w:color="auto" w:fill="E6E6E6"/>
          </w:rPr>
          <w:fldChar w:fldCharType="separate"/>
        </w:r>
        <w:r w:rsidR="00F450CA">
          <w:rPr>
            <w:b/>
            <w:bCs/>
            <w:sz w:val="18"/>
            <w:szCs w:val="18"/>
          </w:rPr>
          <w:t>2</w:t>
        </w:r>
        <w:r w:rsidR="00F450CA" w:rsidRPr="00F90709">
          <w:rPr>
            <w:b/>
            <w:bCs/>
            <w:color w:val="2B579A"/>
            <w:sz w:val="18"/>
            <w:szCs w:val="18"/>
            <w:shd w:val="clear" w:color="auto" w:fill="E6E6E6"/>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C48AF" w14:textId="393DA87E" w:rsidR="00510E3F" w:rsidRDefault="00950661" w:rsidP="00CF48CC">
    <w:pPr>
      <w:pStyle w:val="Footer"/>
      <w:tabs>
        <w:tab w:val="clear" w:pos="9026"/>
        <w:tab w:val="left" w:pos="17010"/>
        <w:tab w:val="right" w:pos="20412"/>
      </w:tabs>
    </w:pPr>
    <w:r>
      <w:rPr>
        <w:noProof/>
        <w:color w:val="2B579A"/>
        <w:shd w:val="clear" w:color="auto" w:fill="E6E6E6"/>
        <w:lang w:eastAsia="en-AU"/>
      </w:rPr>
      <w:drawing>
        <wp:anchor distT="0" distB="0" distL="114300" distR="114300" simplePos="0" relativeHeight="251658244" behindDoc="1" locked="0" layoutInCell="1" allowOverlap="1" wp14:anchorId="0D75BFB8" wp14:editId="74E2ADD3">
          <wp:simplePos x="0" y="0"/>
          <wp:positionH relativeFrom="page">
            <wp:align>left</wp:align>
          </wp:positionH>
          <wp:positionV relativeFrom="page">
            <wp:align>bottom</wp:align>
          </wp:positionV>
          <wp:extent cx="15177600" cy="1008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5177600" cy="100800"/>
                  </a:xfrm>
                  <a:prstGeom prst="rect">
                    <a:avLst/>
                  </a:prstGeom>
                </pic:spPr>
              </pic:pic>
            </a:graphicData>
          </a:graphic>
          <wp14:sizeRelH relativeFrom="margin">
            <wp14:pctWidth>0</wp14:pctWidth>
          </wp14:sizeRelH>
          <wp14:sizeRelV relativeFrom="margin">
            <wp14:pctHeight>0</wp14:pctHeight>
          </wp14:sizeRelV>
        </wp:anchor>
      </w:drawing>
    </w:r>
    <w:r w:rsidR="00510E3F" w:rsidRPr="00F90709">
      <w:rPr>
        <w:sz w:val="18"/>
        <w:szCs w:val="18"/>
      </w:rPr>
      <w:tab/>
    </w:r>
    <w:r w:rsidR="00510E3F">
      <w:rPr>
        <w:sz w:val="18"/>
        <w:szCs w:val="18"/>
      </w:rPr>
      <w:tab/>
    </w:r>
    <w:r w:rsidR="00CF48CC">
      <w:rPr>
        <w:sz w:val="18"/>
        <w:szCs w:val="18"/>
      </w:rPr>
      <w:tab/>
    </w:r>
    <w:r w:rsidR="00510E3F" w:rsidRPr="00F90709">
      <w:rPr>
        <w:sz w:val="18"/>
        <w:szCs w:val="18"/>
      </w:rPr>
      <w:t xml:space="preserve">Page </w:t>
    </w:r>
    <w:sdt>
      <w:sdtPr>
        <w:rPr>
          <w:color w:val="2B579A"/>
          <w:sz w:val="18"/>
          <w:szCs w:val="18"/>
          <w:shd w:val="clear" w:color="auto" w:fill="E6E6E6"/>
        </w:rPr>
        <w:id w:val="-492171608"/>
        <w:docPartObj>
          <w:docPartGallery w:val="Page Numbers (Top of Page)"/>
          <w:docPartUnique/>
        </w:docPartObj>
      </w:sdtPr>
      <w:sdtEndPr/>
      <w:sdtContent>
        <w:r w:rsidR="00510E3F" w:rsidRPr="00F90709">
          <w:rPr>
            <w:b/>
            <w:bCs/>
            <w:color w:val="2B579A"/>
            <w:sz w:val="18"/>
            <w:szCs w:val="18"/>
            <w:shd w:val="clear" w:color="auto" w:fill="E6E6E6"/>
          </w:rPr>
          <w:fldChar w:fldCharType="begin"/>
        </w:r>
        <w:r w:rsidR="00510E3F" w:rsidRPr="00F90709">
          <w:rPr>
            <w:b/>
            <w:bCs/>
            <w:sz w:val="18"/>
            <w:szCs w:val="18"/>
          </w:rPr>
          <w:instrText xml:space="preserve"> PAGE </w:instrText>
        </w:r>
        <w:r w:rsidR="00510E3F" w:rsidRPr="00F90709">
          <w:rPr>
            <w:b/>
            <w:bCs/>
            <w:color w:val="2B579A"/>
            <w:sz w:val="18"/>
            <w:szCs w:val="18"/>
            <w:shd w:val="clear" w:color="auto" w:fill="E6E6E6"/>
          </w:rPr>
          <w:fldChar w:fldCharType="separate"/>
        </w:r>
        <w:r w:rsidR="00510E3F">
          <w:rPr>
            <w:b/>
            <w:bCs/>
            <w:sz w:val="18"/>
            <w:szCs w:val="18"/>
          </w:rPr>
          <w:t>1</w:t>
        </w:r>
        <w:r w:rsidR="00510E3F" w:rsidRPr="00F90709">
          <w:rPr>
            <w:b/>
            <w:bCs/>
            <w:color w:val="2B579A"/>
            <w:sz w:val="18"/>
            <w:szCs w:val="18"/>
            <w:shd w:val="clear" w:color="auto" w:fill="E6E6E6"/>
          </w:rPr>
          <w:fldChar w:fldCharType="end"/>
        </w:r>
        <w:r w:rsidR="00510E3F" w:rsidRPr="00F90709">
          <w:rPr>
            <w:sz w:val="18"/>
            <w:szCs w:val="18"/>
          </w:rPr>
          <w:t xml:space="preserve"> of </w:t>
        </w:r>
        <w:r w:rsidR="00510E3F" w:rsidRPr="00F90709">
          <w:rPr>
            <w:b/>
            <w:bCs/>
            <w:color w:val="2B579A"/>
            <w:sz w:val="18"/>
            <w:szCs w:val="18"/>
            <w:shd w:val="clear" w:color="auto" w:fill="E6E6E6"/>
          </w:rPr>
          <w:fldChar w:fldCharType="begin"/>
        </w:r>
        <w:r w:rsidR="00510E3F" w:rsidRPr="00F90709">
          <w:rPr>
            <w:b/>
            <w:bCs/>
            <w:sz w:val="18"/>
            <w:szCs w:val="18"/>
          </w:rPr>
          <w:instrText xml:space="preserve"> NUMPAGES  </w:instrText>
        </w:r>
        <w:r w:rsidR="00510E3F" w:rsidRPr="00F90709">
          <w:rPr>
            <w:b/>
            <w:bCs/>
            <w:color w:val="2B579A"/>
            <w:sz w:val="18"/>
            <w:szCs w:val="18"/>
            <w:shd w:val="clear" w:color="auto" w:fill="E6E6E6"/>
          </w:rPr>
          <w:fldChar w:fldCharType="separate"/>
        </w:r>
        <w:r w:rsidR="00510E3F">
          <w:rPr>
            <w:b/>
            <w:bCs/>
            <w:sz w:val="18"/>
            <w:szCs w:val="18"/>
          </w:rPr>
          <w:t>2</w:t>
        </w:r>
        <w:r w:rsidR="00510E3F" w:rsidRPr="00F90709">
          <w:rPr>
            <w:b/>
            <w:bCs/>
            <w:color w:val="2B579A"/>
            <w:sz w:val="18"/>
            <w:szCs w:val="18"/>
            <w:shd w:val="clear" w:color="auto" w:fill="E6E6E6"/>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425B7" w14:textId="4E0FE7D2" w:rsidR="0070628C" w:rsidRDefault="00F574B6" w:rsidP="0070628C">
    <w:pPr>
      <w:pStyle w:val="Footer"/>
      <w:tabs>
        <w:tab w:val="clear" w:pos="9026"/>
        <w:tab w:val="right" w:pos="13325"/>
      </w:tabs>
    </w:pPr>
    <w:r>
      <w:rPr>
        <w:noProof/>
      </w:rPr>
      <w:drawing>
        <wp:anchor distT="0" distB="0" distL="114300" distR="114300" simplePos="0" relativeHeight="251660293" behindDoc="1" locked="0" layoutInCell="1" allowOverlap="1" wp14:anchorId="05F92550" wp14:editId="7F8605DB">
          <wp:simplePos x="0" y="0"/>
          <wp:positionH relativeFrom="page">
            <wp:align>left</wp:align>
          </wp:positionH>
          <wp:positionV relativeFrom="page">
            <wp:align>bottom</wp:align>
          </wp:positionV>
          <wp:extent cx="10742400" cy="104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0742400" cy="104400"/>
                  </a:xfrm>
                  <a:prstGeom prst="rect">
                    <a:avLst/>
                  </a:prstGeom>
                </pic:spPr>
              </pic:pic>
            </a:graphicData>
          </a:graphic>
          <wp14:sizeRelH relativeFrom="margin">
            <wp14:pctWidth>0</wp14:pctWidth>
          </wp14:sizeRelH>
          <wp14:sizeRelV relativeFrom="margin">
            <wp14:pctHeight>0</wp14:pctHeight>
          </wp14:sizeRelV>
        </wp:anchor>
      </w:drawing>
    </w:r>
    <w:r w:rsidR="0070628C" w:rsidRPr="00F90709">
      <w:rPr>
        <w:sz w:val="18"/>
        <w:szCs w:val="18"/>
      </w:rPr>
      <w:tab/>
    </w:r>
    <w:r w:rsidR="0070628C">
      <w:rPr>
        <w:sz w:val="18"/>
        <w:szCs w:val="18"/>
      </w:rPr>
      <w:tab/>
    </w:r>
    <w:r w:rsidR="0070628C">
      <w:rPr>
        <w:sz w:val="18"/>
        <w:szCs w:val="18"/>
      </w:rPr>
      <w:tab/>
    </w:r>
    <w:r w:rsidR="0070628C" w:rsidRPr="00F90709">
      <w:rPr>
        <w:sz w:val="18"/>
        <w:szCs w:val="18"/>
      </w:rPr>
      <w:t xml:space="preserve">Page </w:t>
    </w:r>
    <w:sdt>
      <w:sdtPr>
        <w:rPr>
          <w:color w:val="2B579A"/>
          <w:sz w:val="18"/>
          <w:szCs w:val="18"/>
          <w:shd w:val="clear" w:color="auto" w:fill="E6E6E6"/>
        </w:rPr>
        <w:id w:val="-107824582"/>
        <w:docPartObj>
          <w:docPartGallery w:val="Page Numbers (Top of Page)"/>
          <w:docPartUnique/>
        </w:docPartObj>
      </w:sdtPr>
      <w:sdtEndPr/>
      <w:sdtContent>
        <w:r w:rsidR="0070628C" w:rsidRPr="00F90709">
          <w:rPr>
            <w:b/>
            <w:bCs/>
            <w:color w:val="2B579A"/>
            <w:sz w:val="18"/>
            <w:szCs w:val="18"/>
            <w:shd w:val="clear" w:color="auto" w:fill="E6E6E6"/>
          </w:rPr>
          <w:fldChar w:fldCharType="begin"/>
        </w:r>
        <w:r w:rsidR="0070628C" w:rsidRPr="00F90709">
          <w:rPr>
            <w:b/>
            <w:bCs/>
            <w:sz w:val="18"/>
            <w:szCs w:val="18"/>
          </w:rPr>
          <w:instrText xml:space="preserve"> PAGE </w:instrText>
        </w:r>
        <w:r w:rsidR="0070628C" w:rsidRPr="00F90709">
          <w:rPr>
            <w:b/>
            <w:bCs/>
            <w:color w:val="2B579A"/>
            <w:sz w:val="18"/>
            <w:szCs w:val="18"/>
            <w:shd w:val="clear" w:color="auto" w:fill="E6E6E6"/>
          </w:rPr>
          <w:fldChar w:fldCharType="separate"/>
        </w:r>
        <w:r w:rsidR="0070628C">
          <w:rPr>
            <w:b/>
            <w:bCs/>
            <w:sz w:val="18"/>
            <w:szCs w:val="18"/>
          </w:rPr>
          <w:t>1</w:t>
        </w:r>
        <w:r w:rsidR="0070628C" w:rsidRPr="00F90709">
          <w:rPr>
            <w:b/>
            <w:bCs/>
            <w:color w:val="2B579A"/>
            <w:sz w:val="18"/>
            <w:szCs w:val="18"/>
            <w:shd w:val="clear" w:color="auto" w:fill="E6E6E6"/>
          </w:rPr>
          <w:fldChar w:fldCharType="end"/>
        </w:r>
        <w:r w:rsidR="0070628C" w:rsidRPr="00F90709">
          <w:rPr>
            <w:sz w:val="18"/>
            <w:szCs w:val="18"/>
          </w:rPr>
          <w:t xml:space="preserve"> of </w:t>
        </w:r>
        <w:r w:rsidR="0070628C" w:rsidRPr="00F90709">
          <w:rPr>
            <w:b/>
            <w:bCs/>
            <w:color w:val="2B579A"/>
            <w:sz w:val="18"/>
            <w:szCs w:val="18"/>
            <w:shd w:val="clear" w:color="auto" w:fill="E6E6E6"/>
          </w:rPr>
          <w:fldChar w:fldCharType="begin"/>
        </w:r>
        <w:r w:rsidR="0070628C" w:rsidRPr="00F90709">
          <w:rPr>
            <w:b/>
            <w:bCs/>
            <w:sz w:val="18"/>
            <w:szCs w:val="18"/>
          </w:rPr>
          <w:instrText xml:space="preserve"> NUMPAGES  </w:instrText>
        </w:r>
        <w:r w:rsidR="0070628C" w:rsidRPr="00F90709">
          <w:rPr>
            <w:b/>
            <w:bCs/>
            <w:color w:val="2B579A"/>
            <w:sz w:val="18"/>
            <w:szCs w:val="18"/>
            <w:shd w:val="clear" w:color="auto" w:fill="E6E6E6"/>
          </w:rPr>
          <w:fldChar w:fldCharType="separate"/>
        </w:r>
        <w:r w:rsidR="0070628C">
          <w:rPr>
            <w:b/>
            <w:bCs/>
            <w:sz w:val="18"/>
            <w:szCs w:val="18"/>
          </w:rPr>
          <w:t>2</w:t>
        </w:r>
        <w:r w:rsidR="0070628C" w:rsidRPr="00F90709">
          <w:rPr>
            <w:b/>
            <w:bCs/>
            <w:color w:val="2B579A"/>
            <w:sz w:val="18"/>
            <w:szCs w:val="18"/>
            <w:shd w:val="clear" w:color="auto" w:fill="E6E6E6"/>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6A78A" w14:textId="2EA3C7A0" w:rsidR="00510E3F" w:rsidRDefault="00510E3F">
    <w:pPr>
      <w:pStyle w:val="Footer"/>
    </w:pPr>
    <w:r>
      <w:rPr>
        <w:noProof/>
        <w:color w:val="2B579A"/>
        <w:shd w:val="clear" w:color="auto" w:fill="E6E6E6"/>
        <w:lang w:eastAsia="en-AU"/>
      </w:rPr>
      <w:drawing>
        <wp:anchor distT="0" distB="0" distL="114300" distR="114300" simplePos="0" relativeHeight="251658243" behindDoc="1" locked="0" layoutInCell="1" allowOverlap="1" wp14:anchorId="43B5B970" wp14:editId="65E9FBB9">
          <wp:simplePos x="0" y="0"/>
          <wp:positionH relativeFrom="page">
            <wp:posOffset>-914</wp:posOffset>
          </wp:positionH>
          <wp:positionV relativeFrom="page">
            <wp:align>bottom</wp:align>
          </wp:positionV>
          <wp:extent cx="7632000" cy="100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 Corp A4 page_portrait_2_footer.jpg"/>
                  <pic:cNvPicPr/>
                </pic:nvPicPr>
                <pic:blipFill>
                  <a:blip r:embed="rId1">
                    <a:extLst>
                      <a:ext uri="{28A0092B-C50C-407E-A947-70E740481C1C}">
                        <a14:useLocalDpi xmlns:a14="http://schemas.microsoft.com/office/drawing/2010/main" val="0"/>
                      </a:ext>
                    </a:extLst>
                  </a:blip>
                  <a:stretch>
                    <a:fillRect/>
                  </a:stretch>
                </pic:blipFill>
                <pic:spPr>
                  <a:xfrm>
                    <a:off x="0" y="0"/>
                    <a:ext cx="7632000" cy="100800"/>
                  </a:xfrm>
                  <a:prstGeom prst="rect">
                    <a:avLst/>
                  </a:prstGeom>
                </pic:spPr>
              </pic:pic>
            </a:graphicData>
          </a:graphic>
          <wp14:sizeRelH relativeFrom="margin">
            <wp14:pctWidth>0</wp14:pctWidth>
          </wp14:sizeRelH>
          <wp14:sizeRelV relativeFrom="margin">
            <wp14:pctHeight>0</wp14:pctHeight>
          </wp14:sizeRelV>
        </wp:anchor>
      </w:drawing>
    </w:r>
    <w:r w:rsidRPr="00F90709">
      <w:rPr>
        <w:sz w:val="18"/>
        <w:szCs w:val="18"/>
      </w:rPr>
      <w:tab/>
    </w:r>
    <w:r>
      <w:rPr>
        <w:sz w:val="18"/>
        <w:szCs w:val="18"/>
      </w:rPr>
      <w:tab/>
    </w:r>
    <w:r w:rsidRPr="00F90709">
      <w:rPr>
        <w:sz w:val="18"/>
        <w:szCs w:val="18"/>
      </w:rPr>
      <w:t xml:space="preserve">Page </w:t>
    </w:r>
    <w:sdt>
      <w:sdtPr>
        <w:rPr>
          <w:color w:val="2B579A"/>
          <w:sz w:val="18"/>
          <w:szCs w:val="18"/>
          <w:shd w:val="clear" w:color="auto" w:fill="E6E6E6"/>
        </w:rPr>
        <w:id w:val="776375277"/>
        <w:docPartObj>
          <w:docPartGallery w:val="Page Numbers (Top of Page)"/>
          <w:docPartUnique/>
        </w:docPartObj>
      </w:sdtPr>
      <w:sdtEndPr/>
      <w:sdtContent>
        <w:r w:rsidRPr="00F90709">
          <w:rPr>
            <w:b/>
            <w:bCs/>
            <w:color w:val="2B579A"/>
            <w:sz w:val="18"/>
            <w:szCs w:val="18"/>
            <w:shd w:val="clear" w:color="auto" w:fill="E6E6E6"/>
          </w:rPr>
          <w:fldChar w:fldCharType="begin"/>
        </w:r>
        <w:r w:rsidRPr="00F90709">
          <w:rPr>
            <w:b/>
            <w:bCs/>
            <w:sz w:val="18"/>
            <w:szCs w:val="18"/>
          </w:rPr>
          <w:instrText xml:space="preserve"> PAGE </w:instrText>
        </w:r>
        <w:r w:rsidRPr="00F90709">
          <w:rPr>
            <w:b/>
            <w:bCs/>
            <w:color w:val="2B579A"/>
            <w:sz w:val="18"/>
            <w:szCs w:val="18"/>
            <w:shd w:val="clear" w:color="auto" w:fill="E6E6E6"/>
          </w:rPr>
          <w:fldChar w:fldCharType="separate"/>
        </w:r>
        <w:r>
          <w:rPr>
            <w:b/>
            <w:bCs/>
            <w:sz w:val="18"/>
            <w:szCs w:val="18"/>
          </w:rPr>
          <w:t>1</w:t>
        </w:r>
        <w:r w:rsidRPr="00F90709">
          <w:rPr>
            <w:b/>
            <w:bCs/>
            <w:color w:val="2B579A"/>
            <w:sz w:val="18"/>
            <w:szCs w:val="18"/>
            <w:shd w:val="clear" w:color="auto" w:fill="E6E6E6"/>
          </w:rPr>
          <w:fldChar w:fldCharType="end"/>
        </w:r>
        <w:r w:rsidRPr="00F90709">
          <w:rPr>
            <w:sz w:val="18"/>
            <w:szCs w:val="18"/>
          </w:rPr>
          <w:t xml:space="preserve"> of </w:t>
        </w:r>
        <w:r w:rsidRPr="00F90709">
          <w:rPr>
            <w:b/>
            <w:bCs/>
            <w:color w:val="2B579A"/>
            <w:sz w:val="18"/>
            <w:szCs w:val="18"/>
            <w:shd w:val="clear" w:color="auto" w:fill="E6E6E6"/>
          </w:rPr>
          <w:fldChar w:fldCharType="begin"/>
        </w:r>
        <w:r w:rsidRPr="00F90709">
          <w:rPr>
            <w:b/>
            <w:bCs/>
            <w:sz w:val="18"/>
            <w:szCs w:val="18"/>
          </w:rPr>
          <w:instrText xml:space="preserve"> NUMPAGES  </w:instrText>
        </w:r>
        <w:r w:rsidRPr="00F90709">
          <w:rPr>
            <w:b/>
            <w:bCs/>
            <w:color w:val="2B579A"/>
            <w:sz w:val="18"/>
            <w:szCs w:val="18"/>
            <w:shd w:val="clear" w:color="auto" w:fill="E6E6E6"/>
          </w:rPr>
          <w:fldChar w:fldCharType="separate"/>
        </w:r>
        <w:r>
          <w:rPr>
            <w:b/>
            <w:bCs/>
            <w:sz w:val="18"/>
            <w:szCs w:val="18"/>
          </w:rPr>
          <w:t>2</w:t>
        </w:r>
        <w:r w:rsidRPr="00F90709">
          <w:rPr>
            <w:b/>
            <w:bCs/>
            <w:color w:val="2B579A"/>
            <w:sz w:val="18"/>
            <w:szCs w:val="18"/>
            <w:shd w:val="clear" w:color="auto" w:fill="E6E6E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382F8" w14:textId="77777777" w:rsidR="0011654C" w:rsidRDefault="0011654C" w:rsidP="00190C24">
      <w:r>
        <w:separator/>
      </w:r>
    </w:p>
  </w:footnote>
  <w:footnote w:type="continuationSeparator" w:id="0">
    <w:p w14:paraId="54212F0B" w14:textId="77777777" w:rsidR="0011654C" w:rsidRDefault="0011654C" w:rsidP="00190C24">
      <w:r>
        <w:continuationSeparator/>
      </w:r>
    </w:p>
  </w:footnote>
  <w:footnote w:type="continuationNotice" w:id="1">
    <w:p w14:paraId="371715E1" w14:textId="77777777" w:rsidR="0011654C" w:rsidRDefault="0011654C">
      <w:pPr>
        <w:spacing w:after="0" w:line="240" w:lineRule="auto"/>
      </w:pPr>
    </w:p>
  </w:footnote>
  <w:footnote w:id="2">
    <w:p w14:paraId="5310A42E" w14:textId="48122D73" w:rsidR="00442C92" w:rsidRPr="00660187" w:rsidRDefault="00442C92">
      <w:pPr>
        <w:pStyle w:val="FootnoteText"/>
        <w:rPr>
          <w:sz w:val="16"/>
          <w:szCs w:val="16"/>
        </w:rPr>
      </w:pPr>
      <w:r w:rsidRPr="00660187">
        <w:rPr>
          <w:rStyle w:val="FootnoteReference"/>
          <w:sz w:val="16"/>
          <w:szCs w:val="16"/>
        </w:rPr>
        <w:footnoteRef/>
      </w:r>
      <w:r w:rsidRPr="00660187">
        <w:rPr>
          <w:sz w:val="16"/>
          <w:szCs w:val="16"/>
        </w:rPr>
        <w:t xml:space="preserve"> </w:t>
      </w:r>
      <w:r w:rsidR="00F30C13" w:rsidRPr="00660187">
        <w:rPr>
          <w:sz w:val="16"/>
          <w:szCs w:val="16"/>
        </w:rPr>
        <w:t>Screenshots</w:t>
      </w:r>
      <w:r w:rsidR="005E0D15" w:rsidRPr="00660187">
        <w:rPr>
          <w:sz w:val="16"/>
          <w:szCs w:val="16"/>
        </w:rPr>
        <w:t xml:space="preserve"> stitched</w:t>
      </w:r>
      <w:r w:rsidR="00F30C13" w:rsidRPr="00660187">
        <w:rPr>
          <w:sz w:val="16"/>
          <w:szCs w:val="16"/>
        </w:rPr>
        <w:t xml:space="preserve"> from </w:t>
      </w:r>
      <w:hyperlink r:id="rId1" w:history="1">
        <w:r w:rsidR="00F30C13" w:rsidRPr="00660187">
          <w:rPr>
            <w:rStyle w:val="Hyperlink"/>
            <w:sz w:val="16"/>
            <w:szCs w:val="16"/>
          </w:rPr>
          <w:t>“What is DevSecOps</w:t>
        </w:r>
        <w:r w:rsidR="005E0D15" w:rsidRPr="00660187">
          <w:rPr>
            <w:rStyle w:val="Hyperlink"/>
            <w:sz w:val="16"/>
            <w:szCs w:val="16"/>
          </w:rPr>
          <w:t>?</w:t>
        </w:r>
        <w:r w:rsidR="00F30C13" w:rsidRPr="00660187">
          <w:rPr>
            <w:rStyle w:val="Hyperlink"/>
            <w:sz w:val="16"/>
            <w:szCs w:val="16"/>
          </w:rPr>
          <w:t>” by TechWorld with Nana</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AC4BD" w14:textId="77777777" w:rsidR="00146DA4" w:rsidRDefault="00294D52">
    <w:pPr>
      <w:pStyle w:val="Header"/>
    </w:pPr>
    <w:r>
      <w:rPr>
        <w:noProof/>
        <w:color w:val="2B579A"/>
        <w:shd w:val="clear" w:color="auto" w:fill="E6E6E6"/>
      </w:rPr>
      <w:drawing>
        <wp:anchor distT="0" distB="0" distL="114300" distR="114300" simplePos="0" relativeHeight="251658242" behindDoc="1" locked="0" layoutInCell="1" allowOverlap="1" wp14:anchorId="737AC4C1" wp14:editId="737AC4C2">
          <wp:simplePos x="0" y="0"/>
          <wp:positionH relativeFrom="column">
            <wp:align>center</wp:align>
          </wp:positionH>
          <wp:positionV relativeFrom="page">
            <wp:align>top</wp:align>
          </wp:positionV>
          <wp:extent cx="7560000" cy="6480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
                  <a:srcRect l="-117" r="-117"/>
                  <a:stretch/>
                </pic:blipFill>
                <pic:spPr>
                  <a:xfrm>
                    <a:off x="0" y="0"/>
                    <a:ext cx="7560000" cy="648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01567" w14:textId="77777777" w:rsidR="00510E3F" w:rsidRDefault="00510E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DAA8"/>
    <w:multiLevelType w:val="hybridMultilevel"/>
    <w:tmpl w:val="FFFFFFFF"/>
    <w:lvl w:ilvl="0" w:tplc="21F65454">
      <w:start w:val="1"/>
      <w:numFmt w:val="bullet"/>
      <w:lvlText w:val=""/>
      <w:lvlJc w:val="left"/>
      <w:pPr>
        <w:ind w:left="720" w:hanging="360"/>
      </w:pPr>
      <w:rPr>
        <w:rFonts w:ascii="Symbol" w:hAnsi="Symbol" w:hint="default"/>
      </w:rPr>
    </w:lvl>
    <w:lvl w:ilvl="1" w:tplc="B172E092">
      <w:start w:val="1"/>
      <w:numFmt w:val="bullet"/>
      <w:lvlText w:val="o"/>
      <w:lvlJc w:val="left"/>
      <w:pPr>
        <w:ind w:left="1440" w:hanging="360"/>
      </w:pPr>
      <w:rPr>
        <w:rFonts w:ascii="Courier New" w:hAnsi="Courier New" w:hint="default"/>
      </w:rPr>
    </w:lvl>
    <w:lvl w:ilvl="2" w:tplc="CDE677B2">
      <w:start w:val="1"/>
      <w:numFmt w:val="bullet"/>
      <w:lvlText w:val=""/>
      <w:lvlJc w:val="left"/>
      <w:pPr>
        <w:ind w:left="2160" w:hanging="360"/>
      </w:pPr>
      <w:rPr>
        <w:rFonts w:ascii="Wingdings" w:hAnsi="Wingdings" w:hint="default"/>
      </w:rPr>
    </w:lvl>
    <w:lvl w:ilvl="3" w:tplc="431C0DC8">
      <w:start w:val="1"/>
      <w:numFmt w:val="bullet"/>
      <w:lvlText w:val=""/>
      <w:lvlJc w:val="left"/>
      <w:pPr>
        <w:ind w:left="2880" w:hanging="360"/>
      </w:pPr>
      <w:rPr>
        <w:rFonts w:ascii="Symbol" w:hAnsi="Symbol" w:hint="default"/>
      </w:rPr>
    </w:lvl>
    <w:lvl w:ilvl="4" w:tplc="F82EA34E">
      <w:start w:val="1"/>
      <w:numFmt w:val="bullet"/>
      <w:lvlText w:val="o"/>
      <w:lvlJc w:val="left"/>
      <w:pPr>
        <w:ind w:left="3600" w:hanging="360"/>
      </w:pPr>
      <w:rPr>
        <w:rFonts w:ascii="Courier New" w:hAnsi="Courier New" w:hint="default"/>
      </w:rPr>
    </w:lvl>
    <w:lvl w:ilvl="5" w:tplc="89FE5D0A">
      <w:start w:val="1"/>
      <w:numFmt w:val="bullet"/>
      <w:lvlText w:val=""/>
      <w:lvlJc w:val="left"/>
      <w:pPr>
        <w:ind w:left="4320" w:hanging="360"/>
      </w:pPr>
      <w:rPr>
        <w:rFonts w:ascii="Wingdings" w:hAnsi="Wingdings" w:hint="default"/>
      </w:rPr>
    </w:lvl>
    <w:lvl w:ilvl="6" w:tplc="D0E0CF38">
      <w:start w:val="1"/>
      <w:numFmt w:val="bullet"/>
      <w:lvlText w:val=""/>
      <w:lvlJc w:val="left"/>
      <w:pPr>
        <w:ind w:left="5040" w:hanging="360"/>
      </w:pPr>
      <w:rPr>
        <w:rFonts w:ascii="Symbol" w:hAnsi="Symbol" w:hint="default"/>
      </w:rPr>
    </w:lvl>
    <w:lvl w:ilvl="7" w:tplc="44B094D8">
      <w:start w:val="1"/>
      <w:numFmt w:val="bullet"/>
      <w:lvlText w:val="o"/>
      <w:lvlJc w:val="left"/>
      <w:pPr>
        <w:ind w:left="5760" w:hanging="360"/>
      </w:pPr>
      <w:rPr>
        <w:rFonts w:ascii="Courier New" w:hAnsi="Courier New" w:hint="default"/>
      </w:rPr>
    </w:lvl>
    <w:lvl w:ilvl="8" w:tplc="D082BEB8">
      <w:start w:val="1"/>
      <w:numFmt w:val="bullet"/>
      <w:lvlText w:val=""/>
      <w:lvlJc w:val="left"/>
      <w:pPr>
        <w:ind w:left="6480" w:hanging="360"/>
      </w:pPr>
      <w:rPr>
        <w:rFonts w:ascii="Wingdings" w:hAnsi="Wingdings" w:hint="default"/>
      </w:rPr>
    </w:lvl>
  </w:abstractNum>
  <w:abstractNum w:abstractNumId="1" w15:restartNumberingAfterBreak="0">
    <w:nsid w:val="070046D6"/>
    <w:multiLevelType w:val="hybridMultilevel"/>
    <w:tmpl w:val="8ED8738A"/>
    <w:lvl w:ilvl="0" w:tplc="2C1A4ED0">
      <w:start w:val="1"/>
      <w:numFmt w:val="bullet"/>
      <w:pStyle w:val="ListParagraph"/>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C4CABF9"/>
    <w:multiLevelType w:val="multilevel"/>
    <w:tmpl w:val="1958B04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208C45D9"/>
    <w:multiLevelType w:val="hybridMultilevel"/>
    <w:tmpl w:val="C054E6B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D5552D8"/>
    <w:multiLevelType w:val="hybridMultilevel"/>
    <w:tmpl w:val="E43698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550F95"/>
    <w:multiLevelType w:val="hybridMultilevel"/>
    <w:tmpl w:val="0602F3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D070485"/>
    <w:multiLevelType w:val="hybridMultilevel"/>
    <w:tmpl w:val="FF643340"/>
    <w:lvl w:ilvl="0" w:tplc="ADDC3F9E">
      <w:numFmt w:val="bullet"/>
      <w:lvlText w:val="-"/>
      <w:lvlJc w:val="left"/>
      <w:pPr>
        <w:ind w:left="720" w:hanging="360"/>
      </w:pPr>
      <w:rPr>
        <w:rFonts w:ascii="Arial" w:eastAsiaTheme="minorHAnsi"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4C173B2"/>
    <w:multiLevelType w:val="hybridMultilevel"/>
    <w:tmpl w:val="7A3A6C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8C736AE"/>
    <w:multiLevelType w:val="multilevel"/>
    <w:tmpl w:val="8ED8738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5190434B"/>
    <w:multiLevelType w:val="multilevel"/>
    <w:tmpl w:val="419ED01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51A73D49"/>
    <w:multiLevelType w:val="multilevel"/>
    <w:tmpl w:val="419ED01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53C26DE7"/>
    <w:multiLevelType w:val="hybridMultilevel"/>
    <w:tmpl w:val="EF78628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575E798D"/>
    <w:multiLevelType w:val="hybridMultilevel"/>
    <w:tmpl w:val="E14CC6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0917393"/>
    <w:multiLevelType w:val="hybridMultilevel"/>
    <w:tmpl w:val="6096EF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2305A10"/>
    <w:multiLevelType w:val="hybridMultilevel"/>
    <w:tmpl w:val="423EB4EE"/>
    <w:lvl w:ilvl="0" w:tplc="B43C1462">
      <w:start w:val="1"/>
      <w:numFmt w:val="decimal"/>
      <w:lvlText w:val="%1."/>
      <w:lvlJc w:val="left"/>
      <w:pPr>
        <w:ind w:left="720" w:hanging="360"/>
      </w:pPr>
    </w:lvl>
    <w:lvl w:ilvl="1" w:tplc="37EE0E12">
      <w:start w:val="1"/>
      <w:numFmt w:val="lowerLetter"/>
      <w:lvlText w:val="%2."/>
      <w:lvlJc w:val="left"/>
      <w:pPr>
        <w:ind w:left="1440" w:hanging="360"/>
      </w:pPr>
    </w:lvl>
    <w:lvl w:ilvl="2" w:tplc="46B02ECC">
      <w:start w:val="1"/>
      <w:numFmt w:val="lowerRoman"/>
      <w:lvlText w:val="%3."/>
      <w:lvlJc w:val="right"/>
      <w:pPr>
        <w:ind w:left="2160" w:hanging="180"/>
      </w:pPr>
    </w:lvl>
    <w:lvl w:ilvl="3" w:tplc="B972BC94">
      <w:start w:val="1"/>
      <w:numFmt w:val="decimal"/>
      <w:lvlText w:val="%4."/>
      <w:lvlJc w:val="left"/>
      <w:pPr>
        <w:ind w:left="2880" w:hanging="360"/>
      </w:pPr>
    </w:lvl>
    <w:lvl w:ilvl="4" w:tplc="EA903CD6">
      <w:start w:val="1"/>
      <w:numFmt w:val="lowerLetter"/>
      <w:lvlText w:val="%5."/>
      <w:lvlJc w:val="left"/>
      <w:pPr>
        <w:ind w:left="3600" w:hanging="360"/>
      </w:pPr>
    </w:lvl>
    <w:lvl w:ilvl="5" w:tplc="34E83840">
      <w:start w:val="1"/>
      <w:numFmt w:val="lowerRoman"/>
      <w:lvlText w:val="%6."/>
      <w:lvlJc w:val="right"/>
      <w:pPr>
        <w:ind w:left="4320" w:hanging="180"/>
      </w:pPr>
    </w:lvl>
    <w:lvl w:ilvl="6" w:tplc="5972C268">
      <w:start w:val="1"/>
      <w:numFmt w:val="decimal"/>
      <w:lvlText w:val="%7."/>
      <w:lvlJc w:val="left"/>
      <w:pPr>
        <w:ind w:left="5040" w:hanging="360"/>
      </w:pPr>
    </w:lvl>
    <w:lvl w:ilvl="7" w:tplc="9F260038">
      <w:start w:val="1"/>
      <w:numFmt w:val="lowerLetter"/>
      <w:lvlText w:val="%8."/>
      <w:lvlJc w:val="left"/>
      <w:pPr>
        <w:ind w:left="5760" w:hanging="360"/>
      </w:pPr>
    </w:lvl>
    <w:lvl w:ilvl="8" w:tplc="BE962DF6">
      <w:start w:val="1"/>
      <w:numFmt w:val="lowerRoman"/>
      <w:lvlText w:val="%9."/>
      <w:lvlJc w:val="right"/>
      <w:pPr>
        <w:ind w:left="6480" w:hanging="180"/>
      </w:pPr>
    </w:lvl>
  </w:abstractNum>
  <w:abstractNum w:abstractNumId="15" w15:restartNumberingAfterBreak="0">
    <w:nsid w:val="66AE7A03"/>
    <w:multiLevelType w:val="hybridMultilevel"/>
    <w:tmpl w:val="3BE8C3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8553134"/>
    <w:multiLevelType w:val="hybridMultilevel"/>
    <w:tmpl w:val="8FC641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A999F0A"/>
    <w:multiLevelType w:val="multilevel"/>
    <w:tmpl w:val="419ED01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7B3C75A9"/>
    <w:multiLevelType w:val="multilevel"/>
    <w:tmpl w:val="419ED01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0"/>
  </w:num>
  <w:num w:numId="2">
    <w:abstractNumId w:val="2"/>
  </w:num>
  <w:num w:numId="3">
    <w:abstractNumId w:val="17"/>
  </w:num>
  <w:num w:numId="4">
    <w:abstractNumId w:val="1"/>
  </w:num>
  <w:num w:numId="5">
    <w:abstractNumId w:val="8"/>
  </w:num>
  <w:num w:numId="6">
    <w:abstractNumId w:val="5"/>
  </w:num>
  <w:num w:numId="7">
    <w:abstractNumId w:val="1"/>
  </w:num>
  <w:num w:numId="8">
    <w:abstractNumId w:val="1"/>
  </w:num>
  <w:num w:numId="9">
    <w:abstractNumId w:val="1"/>
  </w:num>
  <w:num w:numId="10">
    <w:abstractNumId w:val="1"/>
  </w:num>
  <w:num w:numId="11">
    <w:abstractNumId w:val="12"/>
  </w:num>
  <w:num w:numId="12">
    <w:abstractNumId w:val="4"/>
  </w:num>
  <w:num w:numId="13">
    <w:abstractNumId w:val="7"/>
  </w:num>
  <w:num w:numId="14">
    <w:abstractNumId w:val="13"/>
  </w:num>
  <w:num w:numId="15">
    <w:abstractNumId w:val="16"/>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6"/>
  </w:num>
  <w:num w:numId="26">
    <w:abstractNumId w:val="3"/>
  </w:num>
  <w:num w:numId="27">
    <w:abstractNumId w:val="15"/>
  </w:num>
  <w:num w:numId="28">
    <w:abstractNumId w:val="18"/>
  </w:num>
  <w:num w:numId="29">
    <w:abstractNumId w:val="10"/>
  </w:num>
  <w:num w:numId="30">
    <w:abstractNumId w:val="9"/>
  </w:num>
  <w:num w:numId="31">
    <w:abstractNumId w:val="14"/>
  </w:num>
  <w:num w:numId="32">
    <w:abstractNumId w:val="11"/>
  </w:num>
  <w:num w:numId="33">
    <w:abstractNumId w:val="1"/>
  </w:num>
  <w:num w:numId="34">
    <w:abstractNumId w:val="1"/>
  </w:num>
  <w:num w:numId="3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NCENT, Joyclyn">
    <w15:presenceInfo w15:providerId="AD" w15:userId="S::Joyclyn.VINCENT@qed.qld.gov.au::7b3bcc34-b767-47b7-a706-2c5117ae17df"/>
  </w15:person>
  <w15:person w15:author="VINCENT, Joyclyn [2]">
    <w15:presenceInfo w15:providerId="AD" w15:userId="S::joyclyn.vincent@qed.qld.gov.au::7b3bcc34-b767-47b7-a706-2c5117ae17df"/>
  </w15:person>
  <w15:person w15:author="LONGLAND, Chris">
    <w15:presenceInfo w15:providerId="AD" w15:userId="S::chris.longland@qed.qld.gov.au::9fefb775-3b01-4a90-8ffd-cbe5dc8fc513"/>
  </w15:person>
  <w15:person w15:author="MORTON, Gary">
    <w15:presenceInfo w15:providerId="AD" w15:userId="S::Gary.MORTON@qed.qld.gov.au::d00839b8-7ac3-4dc4-94a1-48151d0fce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CFC"/>
    <w:rsid w:val="000033E7"/>
    <w:rsid w:val="00004555"/>
    <w:rsid w:val="00010697"/>
    <w:rsid w:val="00011CA1"/>
    <w:rsid w:val="000141EB"/>
    <w:rsid w:val="000178DD"/>
    <w:rsid w:val="0002155B"/>
    <w:rsid w:val="00021AF4"/>
    <w:rsid w:val="0002477C"/>
    <w:rsid w:val="00025321"/>
    <w:rsid w:val="00025795"/>
    <w:rsid w:val="000329C4"/>
    <w:rsid w:val="000406D2"/>
    <w:rsid w:val="00041CF0"/>
    <w:rsid w:val="000425F7"/>
    <w:rsid w:val="000436FC"/>
    <w:rsid w:val="00045845"/>
    <w:rsid w:val="000567E8"/>
    <w:rsid w:val="0006263A"/>
    <w:rsid w:val="0006600A"/>
    <w:rsid w:val="00074C14"/>
    <w:rsid w:val="00081CC1"/>
    <w:rsid w:val="000824B5"/>
    <w:rsid w:val="0008270F"/>
    <w:rsid w:val="000846F1"/>
    <w:rsid w:val="00084D5E"/>
    <w:rsid w:val="00087C0D"/>
    <w:rsid w:val="000921F6"/>
    <w:rsid w:val="000A224E"/>
    <w:rsid w:val="000A41A1"/>
    <w:rsid w:val="000B0B0A"/>
    <w:rsid w:val="000B0FFD"/>
    <w:rsid w:val="000B290B"/>
    <w:rsid w:val="000B38A9"/>
    <w:rsid w:val="000B61AC"/>
    <w:rsid w:val="000D2FD0"/>
    <w:rsid w:val="000D6614"/>
    <w:rsid w:val="000E029A"/>
    <w:rsid w:val="000E685B"/>
    <w:rsid w:val="000F0B0C"/>
    <w:rsid w:val="000F190F"/>
    <w:rsid w:val="000F2B63"/>
    <w:rsid w:val="000F2D24"/>
    <w:rsid w:val="000F7FDE"/>
    <w:rsid w:val="001014EE"/>
    <w:rsid w:val="00104EEC"/>
    <w:rsid w:val="0011654C"/>
    <w:rsid w:val="001239F4"/>
    <w:rsid w:val="00123F48"/>
    <w:rsid w:val="00126C1D"/>
    <w:rsid w:val="0012744C"/>
    <w:rsid w:val="0013027E"/>
    <w:rsid w:val="00130CFC"/>
    <w:rsid w:val="001356FB"/>
    <w:rsid w:val="00136DB7"/>
    <w:rsid w:val="00140280"/>
    <w:rsid w:val="00144D46"/>
    <w:rsid w:val="00146DA4"/>
    <w:rsid w:val="00150DA5"/>
    <w:rsid w:val="001517FB"/>
    <w:rsid w:val="001631AA"/>
    <w:rsid w:val="00171D13"/>
    <w:rsid w:val="001729E2"/>
    <w:rsid w:val="001756F9"/>
    <w:rsid w:val="00175CD6"/>
    <w:rsid w:val="00176DE8"/>
    <w:rsid w:val="001845AA"/>
    <w:rsid w:val="00185D4D"/>
    <w:rsid w:val="00190C24"/>
    <w:rsid w:val="00192C3E"/>
    <w:rsid w:val="001A1AF0"/>
    <w:rsid w:val="001A324B"/>
    <w:rsid w:val="001A727D"/>
    <w:rsid w:val="001A7DEF"/>
    <w:rsid w:val="001C62EA"/>
    <w:rsid w:val="001E63E4"/>
    <w:rsid w:val="002043E5"/>
    <w:rsid w:val="00210777"/>
    <w:rsid w:val="002107A3"/>
    <w:rsid w:val="00210B18"/>
    <w:rsid w:val="00211037"/>
    <w:rsid w:val="002164A8"/>
    <w:rsid w:val="002230DC"/>
    <w:rsid w:val="00230C88"/>
    <w:rsid w:val="00232D8D"/>
    <w:rsid w:val="00236964"/>
    <w:rsid w:val="002371F7"/>
    <w:rsid w:val="00242B18"/>
    <w:rsid w:val="0025490F"/>
    <w:rsid w:val="00260972"/>
    <w:rsid w:val="00261DF7"/>
    <w:rsid w:val="0026459F"/>
    <w:rsid w:val="002712BD"/>
    <w:rsid w:val="00271567"/>
    <w:rsid w:val="002731BE"/>
    <w:rsid w:val="002744FD"/>
    <w:rsid w:val="00277D4E"/>
    <w:rsid w:val="0028391F"/>
    <w:rsid w:val="0028699C"/>
    <w:rsid w:val="00287E07"/>
    <w:rsid w:val="00293548"/>
    <w:rsid w:val="00294D52"/>
    <w:rsid w:val="00294F69"/>
    <w:rsid w:val="002959F6"/>
    <w:rsid w:val="0029778E"/>
    <w:rsid w:val="002A0C85"/>
    <w:rsid w:val="002A2F78"/>
    <w:rsid w:val="002A7369"/>
    <w:rsid w:val="002B156B"/>
    <w:rsid w:val="002B29A1"/>
    <w:rsid w:val="002B4AED"/>
    <w:rsid w:val="002B4C64"/>
    <w:rsid w:val="002B5BB0"/>
    <w:rsid w:val="002C3128"/>
    <w:rsid w:val="002C51E4"/>
    <w:rsid w:val="002D1C90"/>
    <w:rsid w:val="002D1F1F"/>
    <w:rsid w:val="002D78B8"/>
    <w:rsid w:val="002E1EA1"/>
    <w:rsid w:val="002E775D"/>
    <w:rsid w:val="002F5CA3"/>
    <w:rsid w:val="002F78A2"/>
    <w:rsid w:val="003162BC"/>
    <w:rsid w:val="003207B1"/>
    <w:rsid w:val="00322B7E"/>
    <w:rsid w:val="00326665"/>
    <w:rsid w:val="00326F8F"/>
    <w:rsid w:val="00330709"/>
    <w:rsid w:val="00335904"/>
    <w:rsid w:val="00341972"/>
    <w:rsid w:val="00353FA5"/>
    <w:rsid w:val="003551A1"/>
    <w:rsid w:val="00362661"/>
    <w:rsid w:val="003630F0"/>
    <w:rsid w:val="00366159"/>
    <w:rsid w:val="003772E3"/>
    <w:rsid w:val="0038362E"/>
    <w:rsid w:val="00385A56"/>
    <w:rsid w:val="00386C64"/>
    <w:rsid w:val="00392954"/>
    <w:rsid w:val="0039452D"/>
    <w:rsid w:val="003A060D"/>
    <w:rsid w:val="003A2326"/>
    <w:rsid w:val="003A4261"/>
    <w:rsid w:val="003A6182"/>
    <w:rsid w:val="003A77A9"/>
    <w:rsid w:val="003B1A71"/>
    <w:rsid w:val="003B7514"/>
    <w:rsid w:val="003C0AC3"/>
    <w:rsid w:val="003C45F9"/>
    <w:rsid w:val="003C7FB9"/>
    <w:rsid w:val="003D370F"/>
    <w:rsid w:val="003E5A72"/>
    <w:rsid w:val="003E7907"/>
    <w:rsid w:val="003F042C"/>
    <w:rsid w:val="003F643A"/>
    <w:rsid w:val="003F67F5"/>
    <w:rsid w:val="004005B4"/>
    <w:rsid w:val="00404BCA"/>
    <w:rsid w:val="00406FBC"/>
    <w:rsid w:val="00410D19"/>
    <w:rsid w:val="00412C0C"/>
    <w:rsid w:val="0041510B"/>
    <w:rsid w:val="00417E19"/>
    <w:rsid w:val="00423372"/>
    <w:rsid w:val="004240D8"/>
    <w:rsid w:val="0044190E"/>
    <w:rsid w:val="00442C92"/>
    <w:rsid w:val="0044785A"/>
    <w:rsid w:val="00456015"/>
    <w:rsid w:val="004635FE"/>
    <w:rsid w:val="00464C4F"/>
    <w:rsid w:val="00466325"/>
    <w:rsid w:val="00480528"/>
    <w:rsid w:val="0048553D"/>
    <w:rsid w:val="00487503"/>
    <w:rsid w:val="00492DA6"/>
    <w:rsid w:val="004945E0"/>
    <w:rsid w:val="00495230"/>
    <w:rsid w:val="004953D2"/>
    <w:rsid w:val="00496D33"/>
    <w:rsid w:val="004B15DA"/>
    <w:rsid w:val="004B56C4"/>
    <w:rsid w:val="004C0771"/>
    <w:rsid w:val="004C61E7"/>
    <w:rsid w:val="004C6834"/>
    <w:rsid w:val="004C75F5"/>
    <w:rsid w:val="004D326E"/>
    <w:rsid w:val="004D669B"/>
    <w:rsid w:val="004D6EBF"/>
    <w:rsid w:val="004E1F86"/>
    <w:rsid w:val="004F06A0"/>
    <w:rsid w:val="00506F95"/>
    <w:rsid w:val="00510E3F"/>
    <w:rsid w:val="0051781B"/>
    <w:rsid w:val="0052609D"/>
    <w:rsid w:val="00530916"/>
    <w:rsid w:val="0053494D"/>
    <w:rsid w:val="0054446C"/>
    <w:rsid w:val="00560F6C"/>
    <w:rsid w:val="00564B5E"/>
    <w:rsid w:val="0056698D"/>
    <w:rsid w:val="00566BC0"/>
    <w:rsid w:val="0057350A"/>
    <w:rsid w:val="00574319"/>
    <w:rsid w:val="00574C04"/>
    <w:rsid w:val="0058354A"/>
    <w:rsid w:val="00587D65"/>
    <w:rsid w:val="00590166"/>
    <w:rsid w:val="0059099A"/>
    <w:rsid w:val="00593E88"/>
    <w:rsid w:val="00594CA0"/>
    <w:rsid w:val="00595DBD"/>
    <w:rsid w:val="00597A05"/>
    <w:rsid w:val="005A3065"/>
    <w:rsid w:val="005A6F29"/>
    <w:rsid w:val="005B4F84"/>
    <w:rsid w:val="005B6F18"/>
    <w:rsid w:val="005C1058"/>
    <w:rsid w:val="005D4E7E"/>
    <w:rsid w:val="005D59B5"/>
    <w:rsid w:val="005D601A"/>
    <w:rsid w:val="005E08DB"/>
    <w:rsid w:val="005E0A11"/>
    <w:rsid w:val="005E0D15"/>
    <w:rsid w:val="005E61CB"/>
    <w:rsid w:val="005F13AE"/>
    <w:rsid w:val="005F4331"/>
    <w:rsid w:val="005F46C0"/>
    <w:rsid w:val="005F60DD"/>
    <w:rsid w:val="006128B7"/>
    <w:rsid w:val="00615078"/>
    <w:rsid w:val="00620A91"/>
    <w:rsid w:val="00621102"/>
    <w:rsid w:val="00621899"/>
    <w:rsid w:val="006221C8"/>
    <w:rsid w:val="006239A5"/>
    <w:rsid w:val="00636B71"/>
    <w:rsid w:val="00641CFE"/>
    <w:rsid w:val="00650A20"/>
    <w:rsid w:val="0065235F"/>
    <w:rsid w:val="006527F8"/>
    <w:rsid w:val="0065321D"/>
    <w:rsid w:val="006579BE"/>
    <w:rsid w:val="00660187"/>
    <w:rsid w:val="00666553"/>
    <w:rsid w:val="00673C42"/>
    <w:rsid w:val="0067759A"/>
    <w:rsid w:val="00677716"/>
    <w:rsid w:val="00681374"/>
    <w:rsid w:val="006825FF"/>
    <w:rsid w:val="00683B6B"/>
    <w:rsid w:val="00691E6E"/>
    <w:rsid w:val="0069687B"/>
    <w:rsid w:val="00697F64"/>
    <w:rsid w:val="006A31A3"/>
    <w:rsid w:val="006A6922"/>
    <w:rsid w:val="006A7701"/>
    <w:rsid w:val="006B1F79"/>
    <w:rsid w:val="006B3C78"/>
    <w:rsid w:val="006B68C4"/>
    <w:rsid w:val="006C3D8E"/>
    <w:rsid w:val="006D03AD"/>
    <w:rsid w:val="006D2A98"/>
    <w:rsid w:val="006E2BBB"/>
    <w:rsid w:val="006F7521"/>
    <w:rsid w:val="006F7B28"/>
    <w:rsid w:val="00704983"/>
    <w:rsid w:val="0070539E"/>
    <w:rsid w:val="0070628C"/>
    <w:rsid w:val="00707CE6"/>
    <w:rsid w:val="0071157F"/>
    <w:rsid w:val="00714EAB"/>
    <w:rsid w:val="00715D02"/>
    <w:rsid w:val="007168AB"/>
    <w:rsid w:val="00722E86"/>
    <w:rsid w:val="00725B6C"/>
    <w:rsid w:val="007348E6"/>
    <w:rsid w:val="00744D85"/>
    <w:rsid w:val="0074712D"/>
    <w:rsid w:val="00747846"/>
    <w:rsid w:val="007540A8"/>
    <w:rsid w:val="00757063"/>
    <w:rsid w:val="0076266A"/>
    <w:rsid w:val="0077037A"/>
    <w:rsid w:val="0077644C"/>
    <w:rsid w:val="0079581E"/>
    <w:rsid w:val="00796D71"/>
    <w:rsid w:val="007A127B"/>
    <w:rsid w:val="007A156C"/>
    <w:rsid w:val="007A34DC"/>
    <w:rsid w:val="007A78CA"/>
    <w:rsid w:val="007B1700"/>
    <w:rsid w:val="007B2448"/>
    <w:rsid w:val="007B2453"/>
    <w:rsid w:val="007C0CFC"/>
    <w:rsid w:val="007C2830"/>
    <w:rsid w:val="007C3326"/>
    <w:rsid w:val="007C4CB1"/>
    <w:rsid w:val="007C5617"/>
    <w:rsid w:val="007C704E"/>
    <w:rsid w:val="007D73B8"/>
    <w:rsid w:val="007F036D"/>
    <w:rsid w:val="007F3338"/>
    <w:rsid w:val="007F5462"/>
    <w:rsid w:val="007F5F41"/>
    <w:rsid w:val="0080175D"/>
    <w:rsid w:val="00801B79"/>
    <w:rsid w:val="0080579A"/>
    <w:rsid w:val="00805922"/>
    <w:rsid w:val="00805D4C"/>
    <w:rsid w:val="00812B79"/>
    <w:rsid w:val="00813F88"/>
    <w:rsid w:val="00814D7C"/>
    <w:rsid w:val="008157CE"/>
    <w:rsid w:val="00817DD3"/>
    <w:rsid w:val="0082284C"/>
    <w:rsid w:val="00832C74"/>
    <w:rsid w:val="00833D91"/>
    <w:rsid w:val="00840980"/>
    <w:rsid w:val="008545A9"/>
    <w:rsid w:val="0085463F"/>
    <w:rsid w:val="00856022"/>
    <w:rsid w:val="00857CF0"/>
    <w:rsid w:val="008610A7"/>
    <w:rsid w:val="00861273"/>
    <w:rsid w:val="00864125"/>
    <w:rsid w:val="008740D7"/>
    <w:rsid w:val="008743C9"/>
    <w:rsid w:val="008746DC"/>
    <w:rsid w:val="008800DD"/>
    <w:rsid w:val="008803B1"/>
    <w:rsid w:val="00890077"/>
    <w:rsid w:val="00896EB1"/>
    <w:rsid w:val="008A04F5"/>
    <w:rsid w:val="008A06B7"/>
    <w:rsid w:val="008A3CEC"/>
    <w:rsid w:val="008B704D"/>
    <w:rsid w:val="008C606A"/>
    <w:rsid w:val="008C63D9"/>
    <w:rsid w:val="008C7C5B"/>
    <w:rsid w:val="008C7FED"/>
    <w:rsid w:val="008D0230"/>
    <w:rsid w:val="008D1C5B"/>
    <w:rsid w:val="008D5C3F"/>
    <w:rsid w:val="008E00AD"/>
    <w:rsid w:val="008E3653"/>
    <w:rsid w:val="008E5F09"/>
    <w:rsid w:val="008E68A1"/>
    <w:rsid w:val="008F110D"/>
    <w:rsid w:val="00900D73"/>
    <w:rsid w:val="009010E7"/>
    <w:rsid w:val="009049DF"/>
    <w:rsid w:val="009062E7"/>
    <w:rsid w:val="00907963"/>
    <w:rsid w:val="009131A3"/>
    <w:rsid w:val="00915368"/>
    <w:rsid w:val="00921BA8"/>
    <w:rsid w:val="009225DE"/>
    <w:rsid w:val="00922716"/>
    <w:rsid w:val="009241A1"/>
    <w:rsid w:val="00925C75"/>
    <w:rsid w:val="0093015B"/>
    <w:rsid w:val="00931449"/>
    <w:rsid w:val="009322FB"/>
    <w:rsid w:val="00933132"/>
    <w:rsid w:val="0093415C"/>
    <w:rsid w:val="00935E49"/>
    <w:rsid w:val="00942B2D"/>
    <w:rsid w:val="00942C15"/>
    <w:rsid w:val="009505FC"/>
    <w:rsid w:val="00950661"/>
    <w:rsid w:val="009544F9"/>
    <w:rsid w:val="0096078C"/>
    <w:rsid w:val="00961212"/>
    <w:rsid w:val="0096227A"/>
    <w:rsid w:val="00965807"/>
    <w:rsid w:val="0096595E"/>
    <w:rsid w:val="00967AF0"/>
    <w:rsid w:val="00967B26"/>
    <w:rsid w:val="00971484"/>
    <w:rsid w:val="00972B28"/>
    <w:rsid w:val="009737F2"/>
    <w:rsid w:val="0097545C"/>
    <w:rsid w:val="00977EB0"/>
    <w:rsid w:val="00983074"/>
    <w:rsid w:val="009834A9"/>
    <w:rsid w:val="00983609"/>
    <w:rsid w:val="00984121"/>
    <w:rsid w:val="00984FB1"/>
    <w:rsid w:val="00991A2F"/>
    <w:rsid w:val="00992E84"/>
    <w:rsid w:val="009974B6"/>
    <w:rsid w:val="009A11DB"/>
    <w:rsid w:val="009A3A2F"/>
    <w:rsid w:val="009B431C"/>
    <w:rsid w:val="009B533E"/>
    <w:rsid w:val="009B7893"/>
    <w:rsid w:val="009C096E"/>
    <w:rsid w:val="009C0A18"/>
    <w:rsid w:val="009C5C52"/>
    <w:rsid w:val="009D5C9C"/>
    <w:rsid w:val="009D5EF6"/>
    <w:rsid w:val="009D7D6A"/>
    <w:rsid w:val="009E57C7"/>
    <w:rsid w:val="009E5EE5"/>
    <w:rsid w:val="009E7CBA"/>
    <w:rsid w:val="009F02B3"/>
    <w:rsid w:val="009F3EE6"/>
    <w:rsid w:val="00A015FB"/>
    <w:rsid w:val="00A051AB"/>
    <w:rsid w:val="00A057A6"/>
    <w:rsid w:val="00A10DDC"/>
    <w:rsid w:val="00A1156D"/>
    <w:rsid w:val="00A12C8E"/>
    <w:rsid w:val="00A14629"/>
    <w:rsid w:val="00A236A0"/>
    <w:rsid w:val="00A24282"/>
    <w:rsid w:val="00A2474A"/>
    <w:rsid w:val="00A2591B"/>
    <w:rsid w:val="00A27586"/>
    <w:rsid w:val="00A27F7F"/>
    <w:rsid w:val="00A367E3"/>
    <w:rsid w:val="00A43FC6"/>
    <w:rsid w:val="00A445C0"/>
    <w:rsid w:val="00A45F0C"/>
    <w:rsid w:val="00A47F67"/>
    <w:rsid w:val="00A514F3"/>
    <w:rsid w:val="00A52BDA"/>
    <w:rsid w:val="00A5461C"/>
    <w:rsid w:val="00A56A10"/>
    <w:rsid w:val="00A61660"/>
    <w:rsid w:val="00A65625"/>
    <w:rsid w:val="00A65710"/>
    <w:rsid w:val="00A67B74"/>
    <w:rsid w:val="00A70FB5"/>
    <w:rsid w:val="00A7148C"/>
    <w:rsid w:val="00A735DA"/>
    <w:rsid w:val="00A73FA2"/>
    <w:rsid w:val="00A74BEF"/>
    <w:rsid w:val="00A77344"/>
    <w:rsid w:val="00A83BC8"/>
    <w:rsid w:val="00A842C4"/>
    <w:rsid w:val="00A847BB"/>
    <w:rsid w:val="00A862E5"/>
    <w:rsid w:val="00A866F9"/>
    <w:rsid w:val="00A918DF"/>
    <w:rsid w:val="00A922FA"/>
    <w:rsid w:val="00AA4885"/>
    <w:rsid w:val="00AA60E1"/>
    <w:rsid w:val="00AA77F0"/>
    <w:rsid w:val="00AB08C0"/>
    <w:rsid w:val="00AB0A25"/>
    <w:rsid w:val="00AC02D3"/>
    <w:rsid w:val="00AC0771"/>
    <w:rsid w:val="00AC365C"/>
    <w:rsid w:val="00AC555D"/>
    <w:rsid w:val="00AD2501"/>
    <w:rsid w:val="00AD4191"/>
    <w:rsid w:val="00AD461C"/>
    <w:rsid w:val="00AD7C90"/>
    <w:rsid w:val="00AF01D8"/>
    <w:rsid w:val="00AF16AC"/>
    <w:rsid w:val="00B02903"/>
    <w:rsid w:val="00B166CA"/>
    <w:rsid w:val="00B26195"/>
    <w:rsid w:val="00B30705"/>
    <w:rsid w:val="00B318C2"/>
    <w:rsid w:val="00B32DDB"/>
    <w:rsid w:val="00B33337"/>
    <w:rsid w:val="00B35FFE"/>
    <w:rsid w:val="00B441CA"/>
    <w:rsid w:val="00B445EF"/>
    <w:rsid w:val="00B63397"/>
    <w:rsid w:val="00B6643F"/>
    <w:rsid w:val="00B67115"/>
    <w:rsid w:val="00B7211F"/>
    <w:rsid w:val="00B7260D"/>
    <w:rsid w:val="00B73D11"/>
    <w:rsid w:val="00B74B6D"/>
    <w:rsid w:val="00B77758"/>
    <w:rsid w:val="00B77F85"/>
    <w:rsid w:val="00B81B24"/>
    <w:rsid w:val="00B82140"/>
    <w:rsid w:val="00B8699D"/>
    <w:rsid w:val="00B86DFF"/>
    <w:rsid w:val="00B92CAA"/>
    <w:rsid w:val="00B94A5E"/>
    <w:rsid w:val="00B94D8B"/>
    <w:rsid w:val="00B9703F"/>
    <w:rsid w:val="00B9771E"/>
    <w:rsid w:val="00BB1E0D"/>
    <w:rsid w:val="00BB41C2"/>
    <w:rsid w:val="00BB75C7"/>
    <w:rsid w:val="00BC32C4"/>
    <w:rsid w:val="00BC4AA9"/>
    <w:rsid w:val="00BC4B92"/>
    <w:rsid w:val="00BC622E"/>
    <w:rsid w:val="00BD44B8"/>
    <w:rsid w:val="00BE5F95"/>
    <w:rsid w:val="00BF6E38"/>
    <w:rsid w:val="00C03451"/>
    <w:rsid w:val="00C0519D"/>
    <w:rsid w:val="00C236DE"/>
    <w:rsid w:val="00C23D92"/>
    <w:rsid w:val="00C245F4"/>
    <w:rsid w:val="00C249DD"/>
    <w:rsid w:val="00C24DBD"/>
    <w:rsid w:val="00C260A6"/>
    <w:rsid w:val="00C33580"/>
    <w:rsid w:val="00C3521F"/>
    <w:rsid w:val="00C51B6E"/>
    <w:rsid w:val="00C5226C"/>
    <w:rsid w:val="00C52EA6"/>
    <w:rsid w:val="00C56D4C"/>
    <w:rsid w:val="00C60449"/>
    <w:rsid w:val="00C62317"/>
    <w:rsid w:val="00C679E1"/>
    <w:rsid w:val="00C72BB9"/>
    <w:rsid w:val="00C73CBE"/>
    <w:rsid w:val="00C74BA5"/>
    <w:rsid w:val="00C82013"/>
    <w:rsid w:val="00C91154"/>
    <w:rsid w:val="00C91394"/>
    <w:rsid w:val="00C958FF"/>
    <w:rsid w:val="00CA17DE"/>
    <w:rsid w:val="00CA3E4F"/>
    <w:rsid w:val="00CA48CD"/>
    <w:rsid w:val="00CA720A"/>
    <w:rsid w:val="00CA7662"/>
    <w:rsid w:val="00CB07AD"/>
    <w:rsid w:val="00CB2382"/>
    <w:rsid w:val="00CB74E4"/>
    <w:rsid w:val="00CC18E2"/>
    <w:rsid w:val="00CC71C4"/>
    <w:rsid w:val="00CD093F"/>
    <w:rsid w:val="00CD0D70"/>
    <w:rsid w:val="00CD197E"/>
    <w:rsid w:val="00CD7053"/>
    <w:rsid w:val="00CD793C"/>
    <w:rsid w:val="00CE08DF"/>
    <w:rsid w:val="00CE58A3"/>
    <w:rsid w:val="00CE684E"/>
    <w:rsid w:val="00CF48CC"/>
    <w:rsid w:val="00CF55BA"/>
    <w:rsid w:val="00CF5BF2"/>
    <w:rsid w:val="00CF5F3F"/>
    <w:rsid w:val="00CF60A4"/>
    <w:rsid w:val="00D01CD2"/>
    <w:rsid w:val="00D02B1A"/>
    <w:rsid w:val="00D03610"/>
    <w:rsid w:val="00D06456"/>
    <w:rsid w:val="00D11F26"/>
    <w:rsid w:val="00D17642"/>
    <w:rsid w:val="00D25E46"/>
    <w:rsid w:val="00D25F2C"/>
    <w:rsid w:val="00D26595"/>
    <w:rsid w:val="00D334C8"/>
    <w:rsid w:val="00D37730"/>
    <w:rsid w:val="00D41A11"/>
    <w:rsid w:val="00D45BA5"/>
    <w:rsid w:val="00D45E37"/>
    <w:rsid w:val="00D50477"/>
    <w:rsid w:val="00D635CB"/>
    <w:rsid w:val="00D64B38"/>
    <w:rsid w:val="00D65B0C"/>
    <w:rsid w:val="00D666D4"/>
    <w:rsid w:val="00D67137"/>
    <w:rsid w:val="00D70BB0"/>
    <w:rsid w:val="00D71AE2"/>
    <w:rsid w:val="00D7445F"/>
    <w:rsid w:val="00D75050"/>
    <w:rsid w:val="00D77DC7"/>
    <w:rsid w:val="00D842DF"/>
    <w:rsid w:val="00D94671"/>
    <w:rsid w:val="00DA1F0B"/>
    <w:rsid w:val="00DA24D4"/>
    <w:rsid w:val="00DA3DD6"/>
    <w:rsid w:val="00DA45E8"/>
    <w:rsid w:val="00DB3A61"/>
    <w:rsid w:val="00DC5307"/>
    <w:rsid w:val="00DC5E03"/>
    <w:rsid w:val="00DD5799"/>
    <w:rsid w:val="00DF2CD5"/>
    <w:rsid w:val="00DF76C4"/>
    <w:rsid w:val="00E06626"/>
    <w:rsid w:val="00E07192"/>
    <w:rsid w:val="00E10BE8"/>
    <w:rsid w:val="00E15CB5"/>
    <w:rsid w:val="00E161E3"/>
    <w:rsid w:val="00E275E8"/>
    <w:rsid w:val="00E30BCE"/>
    <w:rsid w:val="00E32C7D"/>
    <w:rsid w:val="00E41A5E"/>
    <w:rsid w:val="00E476FB"/>
    <w:rsid w:val="00E47965"/>
    <w:rsid w:val="00E524AC"/>
    <w:rsid w:val="00E60D5B"/>
    <w:rsid w:val="00E62AC9"/>
    <w:rsid w:val="00E63153"/>
    <w:rsid w:val="00E82E8F"/>
    <w:rsid w:val="00E8734D"/>
    <w:rsid w:val="00E95D9C"/>
    <w:rsid w:val="00EA0D3D"/>
    <w:rsid w:val="00EA10DE"/>
    <w:rsid w:val="00EA2F52"/>
    <w:rsid w:val="00EA3A6C"/>
    <w:rsid w:val="00EA7984"/>
    <w:rsid w:val="00EA7A1C"/>
    <w:rsid w:val="00EC2188"/>
    <w:rsid w:val="00EC3177"/>
    <w:rsid w:val="00EC3F59"/>
    <w:rsid w:val="00EC5474"/>
    <w:rsid w:val="00EC5CDD"/>
    <w:rsid w:val="00EC5EB6"/>
    <w:rsid w:val="00EC7F27"/>
    <w:rsid w:val="00ED0173"/>
    <w:rsid w:val="00ED132B"/>
    <w:rsid w:val="00ED2AF1"/>
    <w:rsid w:val="00ED5922"/>
    <w:rsid w:val="00EE2E7A"/>
    <w:rsid w:val="00EF474F"/>
    <w:rsid w:val="00EF4AC5"/>
    <w:rsid w:val="00EF5E32"/>
    <w:rsid w:val="00F03401"/>
    <w:rsid w:val="00F102DF"/>
    <w:rsid w:val="00F1080D"/>
    <w:rsid w:val="00F148AE"/>
    <w:rsid w:val="00F15B2C"/>
    <w:rsid w:val="00F15C1D"/>
    <w:rsid w:val="00F267A5"/>
    <w:rsid w:val="00F30C13"/>
    <w:rsid w:val="00F32710"/>
    <w:rsid w:val="00F367B3"/>
    <w:rsid w:val="00F43B2D"/>
    <w:rsid w:val="00F447A2"/>
    <w:rsid w:val="00F450CA"/>
    <w:rsid w:val="00F574B6"/>
    <w:rsid w:val="00F60E80"/>
    <w:rsid w:val="00F62084"/>
    <w:rsid w:val="00F63A65"/>
    <w:rsid w:val="00F65BE5"/>
    <w:rsid w:val="00F71261"/>
    <w:rsid w:val="00F77B34"/>
    <w:rsid w:val="00F90709"/>
    <w:rsid w:val="00F95EB1"/>
    <w:rsid w:val="00F96F87"/>
    <w:rsid w:val="00F9778E"/>
    <w:rsid w:val="00F97CE4"/>
    <w:rsid w:val="00FB0F11"/>
    <w:rsid w:val="00FB5A9E"/>
    <w:rsid w:val="00FB65DB"/>
    <w:rsid w:val="00FB6C41"/>
    <w:rsid w:val="00FC0074"/>
    <w:rsid w:val="00FC2A6A"/>
    <w:rsid w:val="00FD0682"/>
    <w:rsid w:val="00FD4870"/>
    <w:rsid w:val="00FD78C4"/>
    <w:rsid w:val="00FE0635"/>
    <w:rsid w:val="00FE0B2C"/>
    <w:rsid w:val="00FE3339"/>
    <w:rsid w:val="00FE699D"/>
    <w:rsid w:val="00FF0252"/>
    <w:rsid w:val="00FF26BE"/>
    <w:rsid w:val="00FF696B"/>
    <w:rsid w:val="022C90EE"/>
    <w:rsid w:val="02614825"/>
    <w:rsid w:val="02F071EB"/>
    <w:rsid w:val="02FEF6A2"/>
    <w:rsid w:val="03D15E8D"/>
    <w:rsid w:val="04692307"/>
    <w:rsid w:val="0484DD2F"/>
    <w:rsid w:val="05378F7C"/>
    <w:rsid w:val="0577F702"/>
    <w:rsid w:val="059D427A"/>
    <w:rsid w:val="059DA873"/>
    <w:rsid w:val="0614D2DF"/>
    <w:rsid w:val="061D393E"/>
    <w:rsid w:val="0666CBC4"/>
    <w:rsid w:val="06898AF9"/>
    <w:rsid w:val="070CE766"/>
    <w:rsid w:val="08033361"/>
    <w:rsid w:val="08575E27"/>
    <w:rsid w:val="0869E1F5"/>
    <w:rsid w:val="08D54935"/>
    <w:rsid w:val="08F1BC51"/>
    <w:rsid w:val="0945D75D"/>
    <w:rsid w:val="09E0BB62"/>
    <w:rsid w:val="0A0F5D6D"/>
    <w:rsid w:val="0ACF259B"/>
    <w:rsid w:val="0AF52E8C"/>
    <w:rsid w:val="0B87CCDE"/>
    <w:rsid w:val="0C0A89C7"/>
    <w:rsid w:val="0CAB6B2F"/>
    <w:rsid w:val="0D21DA9E"/>
    <w:rsid w:val="0E3F2F04"/>
    <w:rsid w:val="0E7A0431"/>
    <w:rsid w:val="0F1EBA0A"/>
    <w:rsid w:val="0F5456FA"/>
    <w:rsid w:val="0FF2D11C"/>
    <w:rsid w:val="1056151E"/>
    <w:rsid w:val="1064D9E7"/>
    <w:rsid w:val="10D5E30B"/>
    <w:rsid w:val="10E05B1A"/>
    <w:rsid w:val="110D6FB7"/>
    <w:rsid w:val="1180B6B5"/>
    <w:rsid w:val="118D8643"/>
    <w:rsid w:val="11A97E6B"/>
    <w:rsid w:val="12429640"/>
    <w:rsid w:val="12EE49C0"/>
    <w:rsid w:val="12F140F1"/>
    <w:rsid w:val="1360099B"/>
    <w:rsid w:val="13BF9718"/>
    <w:rsid w:val="13D2533D"/>
    <w:rsid w:val="13D5BE12"/>
    <w:rsid w:val="14550AE6"/>
    <w:rsid w:val="1482267A"/>
    <w:rsid w:val="14F8249C"/>
    <w:rsid w:val="14FA4513"/>
    <w:rsid w:val="1514CFB2"/>
    <w:rsid w:val="15E8D309"/>
    <w:rsid w:val="16987259"/>
    <w:rsid w:val="174F97E3"/>
    <w:rsid w:val="17A66A00"/>
    <w:rsid w:val="19330160"/>
    <w:rsid w:val="1993C9FD"/>
    <w:rsid w:val="1A0D5CA9"/>
    <w:rsid w:val="1A39D4DB"/>
    <w:rsid w:val="1A7847B1"/>
    <w:rsid w:val="1B72CE25"/>
    <w:rsid w:val="1BE05B08"/>
    <w:rsid w:val="1C062ED6"/>
    <w:rsid w:val="1C7B0F0B"/>
    <w:rsid w:val="1C8C8AB8"/>
    <w:rsid w:val="1E7FF071"/>
    <w:rsid w:val="1F59C14D"/>
    <w:rsid w:val="1FF20E80"/>
    <w:rsid w:val="2020385B"/>
    <w:rsid w:val="2025E53E"/>
    <w:rsid w:val="203ED885"/>
    <w:rsid w:val="20494F71"/>
    <w:rsid w:val="2083F90B"/>
    <w:rsid w:val="20F4502A"/>
    <w:rsid w:val="21071A5D"/>
    <w:rsid w:val="21D212B1"/>
    <w:rsid w:val="220563F6"/>
    <w:rsid w:val="224901C0"/>
    <w:rsid w:val="22924F45"/>
    <w:rsid w:val="24015214"/>
    <w:rsid w:val="2418ACCC"/>
    <w:rsid w:val="246E66C3"/>
    <w:rsid w:val="2476A7FA"/>
    <w:rsid w:val="249FFA32"/>
    <w:rsid w:val="24B15B96"/>
    <w:rsid w:val="24C6B8AB"/>
    <w:rsid w:val="2578AA5B"/>
    <w:rsid w:val="26195D92"/>
    <w:rsid w:val="26735B5C"/>
    <w:rsid w:val="26C3A1C6"/>
    <w:rsid w:val="26F1982B"/>
    <w:rsid w:val="276DADEE"/>
    <w:rsid w:val="27D253E7"/>
    <w:rsid w:val="27E5D7AB"/>
    <w:rsid w:val="27E86E6A"/>
    <w:rsid w:val="28AB5923"/>
    <w:rsid w:val="293C2348"/>
    <w:rsid w:val="297D08FB"/>
    <w:rsid w:val="298C07D7"/>
    <w:rsid w:val="29AFAEF1"/>
    <w:rsid w:val="2A16BE14"/>
    <w:rsid w:val="2AA8F23A"/>
    <w:rsid w:val="2B54F9C5"/>
    <w:rsid w:val="2BA38B73"/>
    <w:rsid w:val="2BFCBB84"/>
    <w:rsid w:val="2C27F6B4"/>
    <w:rsid w:val="2C3803E4"/>
    <w:rsid w:val="2C8B0DC3"/>
    <w:rsid w:val="2C96586E"/>
    <w:rsid w:val="2D7BF4B1"/>
    <w:rsid w:val="2DC79C8B"/>
    <w:rsid w:val="2DF89CC2"/>
    <w:rsid w:val="31149034"/>
    <w:rsid w:val="311C0CDC"/>
    <w:rsid w:val="315E1445"/>
    <w:rsid w:val="31FBBAEC"/>
    <w:rsid w:val="3225D551"/>
    <w:rsid w:val="325A37D0"/>
    <w:rsid w:val="32EFCEB9"/>
    <w:rsid w:val="347ED5EF"/>
    <w:rsid w:val="350DD484"/>
    <w:rsid w:val="361CF222"/>
    <w:rsid w:val="3665AB91"/>
    <w:rsid w:val="377CEDEF"/>
    <w:rsid w:val="37B4AD0C"/>
    <w:rsid w:val="38098149"/>
    <w:rsid w:val="38E78FA0"/>
    <w:rsid w:val="39BC1052"/>
    <w:rsid w:val="39FD8D4C"/>
    <w:rsid w:val="3A6BC3B6"/>
    <w:rsid w:val="3A9AA509"/>
    <w:rsid w:val="3A9E233A"/>
    <w:rsid w:val="3BB980E1"/>
    <w:rsid w:val="3CC4DB9B"/>
    <w:rsid w:val="3CD89631"/>
    <w:rsid w:val="3D9285B7"/>
    <w:rsid w:val="3E78C2CD"/>
    <w:rsid w:val="3E8412E0"/>
    <w:rsid w:val="3F4477A4"/>
    <w:rsid w:val="3FA49F19"/>
    <w:rsid w:val="3FC9761C"/>
    <w:rsid w:val="40767B08"/>
    <w:rsid w:val="40876ABB"/>
    <w:rsid w:val="41A502BD"/>
    <w:rsid w:val="41DC2B7C"/>
    <w:rsid w:val="41EDEAF6"/>
    <w:rsid w:val="4232BA58"/>
    <w:rsid w:val="42701180"/>
    <w:rsid w:val="42832A23"/>
    <w:rsid w:val="4337EAC3"/>
    <w:rsid w:val="43A1B15A"/>
    <w:rsid w:val="445FE196"/>
    <w:rsid w:val="4481DAFC"/>
    <w:rsid w:val="4537D8BF"/>
    <w:rsid w:val="45908754"/>
    <w:rsid w:val="45AF13C4"/>
    <w:rsid w:val="46D8BFB7"/>
    <w:rsid w:val="476AC820"/>
    <w:rsid w:val="47E4D276"/>
    <w:rsid w:val="48D6DAA8"/>
    <w:rsid w:val="49716B01"/>
    <w:rsid w:val="4A2010D5"/>
    <w:rsid w:val="4A37F176"/>
    <w:rsid w:val="4A49BE9F"/>
    <w:rsid w:val="4A4DBB58"/>
    <w:rsid w:val="4AD6AB71"/>
    <w:rsid w:val="4BB57632"/>
    <w:rsid w:val="4BE68AB8"/>
    <w:rsid w:val="4C380319"/>
    <w:rsid w:val="4C76A541"/>
    <w:rsid w:val="4D6D9DC6"/>
    <w:rsid w:val="4DBC3862"/>
    <w:rsid w:val="4DF07A20"/>
    <w:rsid w:val="4E229BD1"/>
    <w:rsid w:val="4E37B121"/>
    <w:rsid w:val="4F0EEDBD"/>
    <w:rsid w:val="4F4FF379"/>
    <w:rsid w:val="4FC3A2CA"/>
    <w:rsid w:val="4FFCF657"/>
    <w:rsid w:val="503B56EF"/>
    <w:rsid w:val="504703E6"/>
    <w:rsid w:val="50B8E145"/>
    <w:rsid w:val="50EFC56E"/>
    <w:rsid w:val="5119C3C0"/>
    <w:rsid w:val="51BAB2F4"/>
    <w:rsid w:val="51FA200D"/>
    <w:rsid w:val="51FAC73D"/>
    <w:rsid w:val="521162FF"/>
    <w:rsid w:val="5236F383"/>
    <w:rsid w:val="52E61239"/>
    <w:rsid w:val="5365B530"/>
    <w:rsid w:val="53B0C16F"/>
    <w:rsid w:val="547C1C82"/>
    <w:rsid w:val="54E00C7E"/>
    <w:rsid w:val="54F18B63"/>
    <w:rsid w:val="552FA7BB"/>
    <w:rsid w:val="555D6393"/>
    <w:rsid w:val="5665B5D8"/>
    <w:rsid w:val="57A3EE74"/>
    <w:rsid w:val="596C0439"/>
    <w:rsid w:val="59AC35DB"/>
    <w:rsid w:val="59EC05FE"/>
    <w:rsid w:val="5ABDA6E8"/>
    <w:rsid w:val="5B158F1B"/>
    <w:rsid w:val="5B17933E"/>
    <w:rsid w:val="5B7B0618"/>
    <w:rsid w:val="5B87CB41"/>
    <w:rsid w:val="5BFCE723"/>
    <w:rsid w:val="5C503507"/>
    <w:rsid w:val="5C64632D"/>
    <w:rsid w:val="5C9EE3D3"/>
    <w:rsid w:val="5DA8C7DB"/>
    <w:rsid w:val="5DA9DA8A"/>
    <w:rsid w:val="5E099E27"/>
    <w:rsid w:val="5E38BF9B"/>
    <w:rsid w:val="5E498783"/>
    <w:rsid w:val="5E6DAED2"/>
    <w:rsid w:val="5E8C4101"/>
    <w:rsid w:val="5EBBF7FF"/>
    <w:rsid w:val="5EF1FED7"/>
    <w:rsid w:val="5EFEF495"/>
    <w:rsid w:val="611E2E2D"/>
    <w:rsid w:val="6130BAE1"/>
    <w:rsid w:val="6185ADBC"/>
    <w:rsid w:val="624B71FF"/>
    <w:rsid w:val="62D93F03"/>
    <w:rsid w:val="6333D53B"/>
    <w:rsid w:val="63921F14"/>
    <w:rsid w:val="63E2CB28"/>
    <w:rsid w:val="6435BFE1"/>
    <w:rsid w:val="6465BD39"/>
    <w:rsid w:val="64DB9CFA"/>
    <w:rsid w:val="65532706"/>
    <w:rsid w:val="658F74A0"/>
    <w:rsid w:val="65967D5C"/>
    <w:rsid w:val="65EE0793"/>
    <w:rsid w:val="66505E1B"/>
    <w:rsid w:val="66FBF66C"/>
    <w:rsid w:val="67A56BB1"/>
    <w:rsid w:val="67A87FC6"/>
    <w:rsid w:val="67F5F075"/>
    <w:rsid w:val="6812605E"/>
    <w:rsid w:val="682AEB85"/>
    <w:rsid w:val="688F9CD5"/>
    <w:rsid w:val="68B106B4"/>
    <w:rsid w:val="68B72DD2"/>
    <w:rsid w:val="69AE9E11"/>
    <w:rsid w:val="69ED9080"/>
    <w:rsid w:val="6B777C62"/>
    <w:rsid w:val="6B78E19E"/>
    <w:rsid w:val="6B9DD252"/>
    <w:rsid w:val="6C6A3DB1"/>
    <w:rsid w:val="6D9D46E4"/>
    <w:rsid w:val="6E280E7F"/>
    <w:rsid w:val="6E422104"/>
    <w:rsid w:val="6E74098D"/>
    <w:rsid w:val="6E96D729"/>
    <w:rsid w:val="6ECE2142"/>
    <w:rsid w:val="6EFEDE59"/>
    <w:rsid w:val="6F28C5D9"/>
    <w:rsid w:val="6F5BC4CD"/>
    <w:rsid w:val="6FE9DF7D"/>
    <w:rsid w:val="6FF95CB9"/>
    <w:rsid w:val="70416543"/>
    <w:rsid w:val="708F1364"/>
    <w:rsid w:val="7094D0FE"/>
    <w:rsid w:val="70F9A070"/>
    <w:rsid w:val="71005332"/>
    <w:rsid w:val="713F7AF5"/>
    <w:rsid w:val="71E62DF9"/>
    <w:rsid w:val="7205DB7C"/>
    <w:rsid w:val="720D98A7"/>
    <w:rsid w:val="730C2841"/>
    <w:rsid w:val="73A51B4F"/>
    <w:rsid w:val="73C3516B"/>
    <w:rsid w:val="74080753"/>
    <w:rsid w:val="74287C1B"/>
    <w:rsid w:val="745F3153"/>
    <w:rsid w:val="74A58DDB"/>
    <w:rsid w:val="7504C584"/>
    <w:rsid w:val="7520E227"/>
    <w:rsid w:val="757DF1E1"/>
    <w:rsid w:val="7593BA10"/>
    <w:rsid w:val="75E4CBC9"/>
    <w:rsid w:val="7638A2F9"/>
    <w:rsid w:val="767A31E1"/>
    <w:rsid w:val="769A888A"/>
    <w:rsid w:val="7700BABE"/>
    <w:rsid w:val="776996AC"/>
    <w:rsid w:val="779EEE78"/>
    <w:rsid w:val="77BAD388"/>
    <w:rsid w:val="77C20F24"/>
    <w:rsid w:val="77F885C0"/>
    <w:rsid w:val="781C9A1E"/>
    <w:rsid w:val="785BF4A3"/>
    <w:rsid w:val="78675E22"/>
    <w:rsid w:val="78839D9B"/>
    <w:rsid w:val="78ADA4A0"/>
    <w:rsid w:val="78E9889E"/>
    <w:rsid w:val="798EF1AB"/>
    <w:rsid w:val="79906135"/>
    <w:rsid w:val="79A0D91B"/>
    <w:rsid w:val="7A07079D"/>
    <w:rsid w:val="7A097E7E"/>
    <w:rsid w:val="7A70DF65"/>
    <w:rsid w:val="7A7D2F0B"/>
    <w:rsid w:val="7B13A12C"/>
    <w:rsid w:val="7B3553F3"/>
    <w:rsid w:val="7B3B25BB"/>
    <w:rsid w:val="7BD65673"/>
    <w:rsid w:val="7CADA0C2"/>
    <w:rsid w:val="7CF3A73E"/>
    <w:rsid w:val="7D07DF57"/>
    <w:rsid w:val="7D30160A"/>
    <w:rsid w:val="7D9C7288"/>
    <w:rsid w:val="7DA6F451"/>
    <w:rsid w:val="7DB8F77A"/>
    <w:rsid w:val="7DFE6FA7"/>
    <w:rsid w:val="7E27AFA6"/>
    <w:rsid w:val="7E5E5E16"/>
    <w:rsid w:val="7E8DB087"/>
    <w:rsid w:val="7F5A8FE9"/>
    <w:rsid w:val="7FF0A660"/>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7AC49C"/>
  <w15:chartTrackingRefBased/>
  <w15:docId w15:val="{27E3BAD5-EC46-40CA-9E9F-24CC5FFA9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aliases w:val="Body copy"/>
    <w:qFormat/>
    <w:rsid w:val="003F643A"/>
    <w:pPr>
      <w:spacing w:after="120" w:line="360" w:lineRule="auto"/>
    </w:pPr>
    <w:rPr>
      <w:rFonts w:ascii="Arial" w:hAnsi="Arial"/>
      <w:sz w:val="22"/>
    </w:rPr>
  </w:style>
  <w:style w:type="paragraph" w:styleId="Heading1">
    <w:name w:val="heading 1"/>
    <w:basedOn w:val="Normal"/>
    <w:next w:val="Normal"/>
    <w:link w:val="Heading1Char"/>
    <w:uiPriority w:val="9"/>
    <w:qFormat/>
    <w:rsid w:val="00326F8F"/>
    <w:pPr>
      <w:widowControl w:val="0"/>
      <w:suppressAutoHyphens/>
      <w:autoSpaceDE w:val="0"/>
      <w:autoSpaceDN w:val="0"/>
      <w:adjustRightInd w:val="0"/>
      <w:textAlignment w:val="center"/>
      <w:outlineLvl w:val="0"/>
    </w:pPr>
    <w:rPr>
      <w:rFonts w:eastAsia="MS Mincho" w:cs="Arial"/>
      <w:color w:val="14233C"/>
      <w:sz w:val="52"/>
      <w:szCs w:val="80"/>
      <w:lang w:val="en-GB"/>
    </w:rPr>
  </w:style>
  <w:style w:type="paragraph" w:styleId="Heading2">
    <w:name w:val="heading 2"/>
    <w:basedOn w:val="Normal"/>
    <w:next w:val="Normal"/>
    <w:link w:val="Heading2Char"/>
    <w:uiPriority w:val="9"/>
    <w:unhideWhenUsed/>
    <w:qFormat/>
    <w:rsid w:val="0028699C"/>
    <w:pPr>
      <w:spacing w:before="240"/>
      <w:outlineLvl w:val="1"/>
    </w:pPr>
    <w:rPr>
      <w:rFonts w:cs="Arial"/>
      <w:bCs/>
      <w:color w:val="006B77"/>
      <w:sz w:val="32"/>
      <w:szCs w:val="40"/>
    </w:rPr>
  </w:style>
  <w:style w:type="paragraph" w:styleId="Heading3">
    <w:name w:val="heading 3"/>
    <w:basedOn w:val="Normal"/>
    <w:next w:val="Normal"/>
    <w:link w:val="Heading3Char"/>
    <w:uiPriority w:val="9"/>
    <w:unhideWhenUsed/>
    <w:qFormat/>
    <w:rsid w:val="0028699C"/>
    <w:pPr>
      <w:spacing w:before="240"/>
      <w:outlineLvl w:val="2"/>
    </w:pPr>
    <w:rPr>
      <w:rFonts w:cs="Arial"/>
      <w:bCs/>
      <w:color w:val="006B77"/>
      <w:sz w:val="28"/>
      <w:szCs w:val="28"/>
    </w:rPr>
  </w:style>
  <w:style w:type="paragraph" w:styleId="Heading4">
    <w:name w:val="heading 4"/>
    <w:basedOn w:val="Normal"/>
    <w:next w:val="Normal"/>
    <w:link w:val="Heading4Char"/>
    <w:uiPriority w:val="9"/>
    <w:unhideWhenUsed/>
    <w:qFormat/>
    <w:rsid w:val="0028699C"/>
    <w:pPr>
      <w:spacing w:before="240"/>
      <w:outlineLvl w:val="3"/>
    </w:pPr>
    <w:rPr>
      <w:rFonts w:cs="Arial"/>
      <w:b/>
      <w:bCs/>
      <w:i/>
      <w:iCs/>
      <w:color w:val="006B77"/>
      <w:szCs w:val="20"/>
    </w:rPr>
  </w:style>
  <w:style w:type="paragraph" w:styleId="Heading5">
    <w:name w:val="heading 5"/>
    <w:basedOn w:val="Normal"/>
    <w:next w:val="Normal"/>
    <w:link w:val="Heading5Char"/>
    <w:uiPriority w:val="9"/>
    <w:semiHidden/>
    <w:unhideWhenUsed/>
    <w:rsid w:val="00CD793C"/>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CD2"/>
    <w:pPr>
      <w:tabs>
        <w:tab w:val="center" w:pos="4513"/>
        <w:tab w:val="right" w:pos="9026"/>
      </w:tabs>
    </w:pPr>
  </w:style>
  <w:style w:type="character" w:customStyle="1" w:styleId="HeaderChar">
    <w:name w:val="Header Char"/>
    <w:basedOn w:val="DefaultParagraphFont"/>
    <w:link w:val="Header"/>
    <w:uiPriority w:val="99"/>
    <w:rsid w:val="00D01CD2"/>
  </w:style>
  <w:style w:type="paragraph" w:styleId="Footer">
    <w:name w:val="footer"/>
    <w:basedOn w:val="Normal"/>
    <w:link w:val="FooterChar"/>
    <w:uiPriority w:val="99"/>
    <w:unhideWhenUsed/>
    <w:rsid w:val="00D01CD2"/>
    <w:pPr>
      <w:tabs>
        <w:tab w:val="center" w:pos="4513"/>
        <w:tab w:val="right" w:pos="9026"/>
      </w:tabs>
    </w:pPr>
  </w:style>
  <w:style w:type="character" w:customStyle="1" w:styleId="FooterChar">
    <w:name w:val="Footer Char"/>
    <w:basedOn w:val="DefaultParagraphFont"/>
    <w:link w:val="Footer"/>
    <w:uiPriority w:val="99"/>
    <w:rsid w:val="00D01CD2"/>
  </w:style>
  <w:style w:type="paragraph" w:styleId="NormalWeb">
    <w:name w:val="Normal (Web)"/>
    <w:basedOn w:val="Normal"/>
    <w:uiPriority w:val="99"/>
    <w:semiHidden/>
    <w:unhideWhenUsed/>
    <w:rsid w:val="00D01CD2"/>
    <w:pPr>
      <w:spacing w:before="100" w:beforeAutospacing="1" w:after="100" w:afterAutospacing="1"/>
    </w:pPr>
    <w:rPr>
      <w:rFonts w:ascii="Times New Roman" w:hAnsi="Times New Roman" w:cs="Times New Roman"/>
      <w:lang w:eastAsia="en-AU"/>
    </w:rPr>
  </w:style>
  <w:style w:type="character" w:customStyle="1" w:styleId="Heading1Char">
    <w:name w:val="Heading 1 Char"/>
    <w:basedOn w:val="DefaultParagraphFont"/>
    <w:link w:val="Heading1"/>
    <w:uiPriority w:val="9"/>
    <w:rsid w:val="00326F8F"/>
    <w:rPr>
      <w:rFonts w:ascii="Arial" w:eastAsia="MS Mincho" w:hAnsi="Arial" w:cs="Arial"/>
      <w:color w:val="14233C"/>
      <w:sz w:val="52"/>
      <w:szCs w:val="80"/>
      <w:lang w:val="en-GB"/>
    </w:rPr>
  </w:style>
  <w:style w:type="character" w:customStyle="1" w:styleId="Heading2Char">
    <w:name w:val="Heading 2 Char"/>
    <w:basedOn w:val="DefaultParagraphFont"/>
    <w:link w:val="Heading2"/>
    <w:uiPriority w:val="9"/>
    <w:rsid w:val="0028699C"/>
    <w:rPr>
      <w:rFonts w:ascii="Arial" w:hAnsi="Arial" w:cs="Arial"/>
      <w:bCs/>
      <w:color w:val="006B77"/>
      <w:sz w:val="32"/>
      <w:szCs w:val="40"/>
    </w:rPr>
  </w:style>
  <w:style w:type="character" w:customStyle="1" w:styleId="Heading3Char">
    <w:name w:val="Heading 3 Char"/>
    <w:basedOn w:val="DefaultParagraphFont"/>
    <w:link w:val="Heading3"/>
    <w:uiPriority w:val="9"/>
    <w:rsid w:val="0028699C"/>
    <w:rPr>
      <w:rFonts w:ascii="Arial" w:hAnsi="Arial" w:cs="Arial"/>
      <w:bCs/>
      <w:color w:val="006B77"/>
      <w:sz w:val="28"/>
      <w:szCs w:val="28"/>
    </w:rPr>
  </w:style>
  <w:style w:type="character" w:customStyle="1" w:styleId="Heading4Char">
    <w:name w:val="Heading 4 Char"/>
    <w:basedOn w:val="DefaultParagraphFont"/>
    <w:link w:val="Heading4"/>
    <w:uiPriority w:val="9"/>
    <w:rsid w:val="0028699C"/>
    <w:rPr>
      <w:rFonts w:ascii="Arial" w:hAnsi="Arial" w:cs="Arial"/>
      <w:b/>
      <w:bCs/>
      <w:i/>
      <w:iCs/>
      <w:color w:val="006B77"/>
      <w:sz w:val="22"/>
      <w:szCs w:val="20"/>
    </w:rPr>
  </w:style>
  <w:style w:type="paragraph" w:styleId="NoSpacing">
    <w:name w:val="No Spacing"/>
    <w:uiPriority w:val="1"/>
    <w:qFormat/>
    <w:rsid w:val="00EF4AC5"/>
    <w:rPr>
      <w:rFonts w:ascii="Arial" w:hAnsi="Arial"/>
      <w:sz w:val="22"/>
    </w:rPr>
  </w:style>
  <w:style w:type="paragraph" w:styleId="ListParagraph">
    <w:name w:val="List Paragraph"/>
    <w:aliases w:val="Bullet copy"/>
    <w:basedOn w:val="Normal"/>
    <w:uiPriority w:val="34"/>
    <w:qFormat/>
    <w:rsid w:val="00DC5E03"/>
    <w:pPr>
      <w:numPr>
        <w:numId w:val="4"/>
      </w:numPr>
      <w:tabs>
        <w:tab w:val="left" w:pos="2835"/>
      </w:tabs>
    </w:pPr>
  </w:style>
  <w:style w:type="character" w:customStyle="1" w:styleId="Heading5Char">
    <w:name w:val="Heading 5 Char"/>
    <w:basedOn w:val="DefaultParagraphFont"/>
    <w:link w:val="Heading5"/>
    <w:uiPriority w:val="9"/>
    <w:semiHidden/>
    <w:rsid w:val="00CD793C"/>
    <w:rPr>
      <w:rFonts w:ascii="Arial" w:eastAsiaTheme="majorEastAsia" w:hAnsi="Arial" w:cstheme="majorBidi"/>
      <w:sz w:val="18"/>
    </w:rPr>
  </w:style>
  <w:style w:type="paragraph" w:styleId="Title">
    <w:name w:val="Title"/>
    <w:basedOn w:val="Normal"/>
    <w:next w:val="Normal"/>
    <w:link w:val="TitleChar"/>
    <w:uiPriority w:val="10"/>
    <w:rsid w:val="00CD793C"/>
    <w:pPr>
      <w:spacing w:after="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CD793C"/>
    <w:rPr>
      <w:rFonts w:ascii="Arial" w:eastAsiaTheme="majorEastAsia" w:hAnsi="Arial" w:cstheme="majorBidi"/>
      <w:spacing w:val="-10"/>
      <w:kern w:val="28"/>
      <w:sz w:val="56"/>
      <w:szCs w:val="56"/>
    </w:rPr>
  </w:style>
  <w:style w:type="paragraph" w:styleId="Subtitle">
    <w:name w:val="Subtitle"/>
    <w:basedOn w:val="Normal"/>
    <w:next w:val="Normal"/>
    <w:link w:val="SubtitleChar"/>
    <w:uiPriority w:val="11"/>
    <w:rsid w:val="00CD793C"/>
    <w:pPr>
      <w:numPr>
        <w:ilvl w:val="1"/>
      </w:numPr>
      <w:spacing w:after="160"/>
    </w:pPr>
    <w:rPr>
      <w:rFonts w:eastAsiaTheme="minorEastAsia"/>
      <w:spacing w:val="15"/>
      <w:szCs w:val="22"/>
    </w:rPr>
  </w:style>
  <w:style w:type="character" w:customStyle="1" w:styleId="SubtitleChar">
    <w:name w:val="Subtitle Char"/>
    <w:basedOn w:val="DefaultParagraphFont"/>
    <w:link w:val="Subtitle"/>
    <w:uiPriority w:val="11"/>
    <w:rsid w:val="00CD793C"/>
    <w:rPr>
      <w:rFonts w:ascii="Arial" w:eastAsiaTheme="minorEastAsia" w:hAnsi="Arial"/>
      <w:spacing w:val="15"/>
      <w:sz w:val="22"/>
      <w:szCs w:val="22"/>
    </w:rPr>
  </w:style>
  <w:style w:type="character" w:styleId="SubtleEmphasis">
    <w:name w:val="Subtle Emphasis"/>
    <w:basedOn w:val="DefaultParagraphFont"/>
    <w:uiPriority w:val="19"/>
    <w:rsid w:val="00EF474F"/>
    <w:rPr>
      <w:i/>
      <w:iCs/>
      <w:color w:val="00C7E5" w:themeColor="text1" w:themeTint="BF"/>
    </w:rPr>
  </w:style>
  <w:style w:type="character" w:styleId="Emphasis">
    <w:name w:val="Emphasis"/>
    <w:basedOn w:val="DefaultParagraphFont"/>
    <w:uiPriority w:val="20"/>
    <w:rsid w:val="00EF474F"/>
    <w:rPr>
      <w:i/>
      <w:iCs/>
    </w:rPr>
  </w:style>
  <w:style w:type="character" w:styleId="IntenseEmphasis">
    <w:name w:val="Intense Emphasis"/>
    <w:basedOn w:val="DefaultParagraphFont"/>
    <w:uiPriority w:val="21"/>
    <w:rsid w:val="00EF474F"/>
    <w:rPr>
      <w:i/>
      <w:iCs/>
      <w:color w:val="auto"/>
    </w:rPr>
  </w:style>
  <w:style w:type="character" w:styleId="Strong">
    <w:name w:val="Strong"/>
    <w:basedOn w:val="DefaultParagraphFont"/>
    <w:uiPriority w:val="22"/>
    <w:rsid w:val="00EF474F"/>
    <w:rPr>
      <w:b/>
      <w:bCs/>
    </w:rPr>
  </w:style>
  <w:style w:type="paragraph" w:styleId="Quote">
    <w:name w:val="Quote"/>
    <w:basedOn w:val="Normal"/>
    <w:next w:val="Normal"/>
    <w:link w:val="QuoteChar"/>
    <w:uiPriority w:val="29"/>
    <w:rsid w:val="00EF474F"/>
    <w:pPr>
      <w:spacing w:before="200" w:after="160"/>
      <w:ind w:left="864" w:right="864"/>
      <w:jc w:val="center"/>
    </w:pPr>
    <w:rPr>
      <w:i/>
      <w:iCs/>
      <w:color w:val="00C7E5" w:themeColor="text1" w:themeTint="BF"/>
    </w:rPr>
  </w:style>
  <w:style w:type="character" w:customStyle="1" w:styleId="QuoteChar">
    <w:name w:val="Quote Char"/>
    <w:basedOn w:val="DefaultParagraphFont"/>
    <w:link w:val="Quote"/>
    <w:uiPriority w:val="29"/>
    <w:rsid w:val="00EF474F"/>
    <w:rPr>
      <w:rFonts w:ascii="Arial" w:hAnsi="Arial"/>
      <w:i/>
      <w:iCs/>
      <w:color w:val="00C7E5" w:themeColor="text1" w:themeTint="BF"/>
      <w:sz w:val="22"/>
    </w:rPr>
  </w:style>
  <w:style w:type="paragraph" w:styleId="IntenseQuote">
    <w:name w:val="Intense Quote"/>
    <w:basedOn w:val="Normal"/>
    <w:next w:val="Normal"/>
    <w:link w:val="IntenseQuoteChar"/>
    <w:uiPriority w:val="30"/>
    <w:rsid w:val="00EF474F"/>
    <w:pPr>
      <w:pBdr>
        <w:top w:val="single" w:sz="4" w:space="10" w:color="65CBE6" w:themeColor="accent1"/>
        <w:bottom w:val="single" w:sz="4" w:space="10" w:color="65CBE6"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EF474F"/>
    <w:rPr>
      <w:rFonts w:ascii="Arial" w:hAnsi="Arial"/>
      <w:i/>
      <w:iCs/>
      <w:sz w:val="22"/>
    </w:rPr>
  </w:style>
  <w:style w:type="character" w:styleId="SubtleReference">
    <w:name w:val="Subtle Reference"/>
    <w:basedOn w:val="DefaultParagraphFont"/>
    <w:uiPriority w:val="31"/>
    <w:rsid w:val="00EF474F"/>
    <w:rPr>
      <w:smallCaps/>
      <w:color w:val="0CDFFF" w:themeColor="text1" w:themeTint="A5"/>
    </w:rPr>
  </w:style>
  <w:style w:type="character" w:styleId="IntenseReference">
    <w:name w:val="Intense Reference"/>
    <w:basedOn w:val="DefaultParagraphFont"/>
    <w:uiPriority w:val="32"/>
    <w:rsid w:val="00EF474F"/>
    <w:rPr>
      <w:b/>
      <w:bCs/>
      <w:smallCaps/>
      <w:color w:val="auto"/>
      <w:spacing w:val="5"/>
    </w:rPr>
  </w:style>
  <w:style w:type="character" w:styleId="BookTitle">
    <w:name w:val="Book Title"/>
    <w:basedOn w:val="DefaultParagraphFont"/>
    <w:uiPriority w:val="33"/>
    <w:rsid w:val="00AD2501"/>
    <w:rPr>
      <w:b/>
      <w:bCs/>
      <w:i/>
      <w:iCs/>
      <w:spacing w:val="5"/>
    </w:rPr>
  </w:style>
  <w:style w:type="character" w:styleId="PageNumber">
    <w:name w:val="page number"/>
    <w:basedOn w:val="DefaultParagraphFont"/>
    <w:uiPriority w:val="99"/>
    <w:semiHidden/>
    <w:unhideWhenUsed/>
    <w:rsid w:val="00D67137"/>
  </w:style>
  <w:style w:type="paragraph" w:customStyle="1" w:styleId="-copy2mmspace">
    <w:name w:val="- copy_2mm space"/>
    <w:basedOn w:val="Normal"/>
    <w:uiPriority w:val="99"/>
    <w:rsid w:val="00A842C4"/>
    <w:pPr>
      <w:tabs>
        <w:tab w:val="left" w:pos="283"/>
        <w:tab w:val="left" w:pos="567"/>
        <w:tab w:val="left" w:pos="850"/>
        <w:tab w:val="left" w:pos="1020"/>
      </w:tabs>
      <w:suppressAutoHyphens/>
      <w:autoSpaceDE w:val="0"/>
      <w:autoSpaceDN w:val="0"/>
      <w:adjustRightInd w:val="0"/>
      <w:spacing w:after="113" w:line="260" w:lineRule="atLeast"/>
      <w:textAlignment w:val="center"/>
    </w:pPr>
    <w:rPr>
      <w:rFonts w:ascii="MetaOT-Norm" w:hAnsi="MetaOT-Norm" w:cs="MetaOT-Norm"/>
      <w:color w:val="000000"/>
      <w:sz w:val="20"/>
      <w:szCs w:val="20"/>
      <w:lang w:val="en-GB"/>
    </w:rPr>
  </w:style>
  <w:style w:type="character" w:styleId="PlaceholderText">
    <w:name w:val="Placeholder Text"/>
    <w:basedOn w:val="DefaultParagraphFont"/>
    <w:uiPriority w:val="99"/>
    <w:semiHidden/>
    <w:rsid w:val="00A862E5"/>
    <w:rPr>
      <w:color w:val="808080"/>
    </w:rPr>
  </w:style>
  <w:style w:type="paragraph" w:styleId="TOCHeading">
    <w:name w:val="TOC Heading"/>
    <w:basedOn w:val="Heading1"/>
    <w:next w:val="Normal"/>
    <w:uiPriority w:val="39"/>
    <w:unhideWhenUsed/>
    <w:qFormat/>
    <w:rsid w:val="00087C0D"/>
    <w:pPr>
      <w:keepNext/>
      <w:keepLines/>
      <w:widowControl/>
      <w:suppressAutoHyphens w:val="0"/>
      <w:autoSpaceDE/>
      <w:autoSpaceDN/>
      <w:adjustRightInd/>
      <w:spacing w:before="240" w:after="0" w:line="259" w:lineRule="auto"/>
      <w:textAlignment w:val="auto"/>
      <w:outlineLvl w:val="9"/>
    </w:pPr>
    <w:rPr>
      <w:rFonts w:asciiTheme="majorHAnsi" w:eastAsiaTheme="majorEastAsia" w:hAnsiTheme="majorHAnsi" w:cstheme="majorBidi"/>
      <w:color w:val="22AFD5" w:themeColor="accent1" w:themeShade="BF"/>
      <w:sz w:val="32"/>
      <w:szCs w:val="32"/>
      <w:lang w:val="en-US"/>
    </w:rPr>
  </w:style>
  <w:style w:type="paragraph" w:styleId="TOC1">
    <w:name w:val="toc 1"/>
    <w:basedOn w:val="Normal"/>
    <w:next w:val="Normal"/>
    <w:autoRedefine/>
    <w:uiPriority w:val="39"/>
    <w:unhideWhenUsed/>
    <w:rsid w:val="00087C0D"/>
    <w:pPr>
      <w:spacing w:after="100"/>
    </w:pPr>
  </w:style>
  <w:style w:type="paragraph" w:styleId="TOC2">
    <w:name w:val="toc 2"/>
    <w:basedOn w:val="Normal"/>
    <w:next w:val="Normal"/>
    <w:autoRedefine/>
    <w:uiPriority w:val="39"/>
    <w:unhideWhenUsed/>
    <w:rsid w:val="00C24DBD"/>
    <w:pPr>
      <w:tabs>
        <w:tab w:val="right" w:leader="dot" w:pos="7694"/>
      </w:tabs>
      <w:spacing w:after="100"/>
      <w:ind w:left="220"/>
    </w:pPr>
  </w:style>
  <w:style w:type="character" w:styleId="Hyperlink">
    <w:name w:val="Hyperlink"/>
    <w:basedOn w:val="DefaultParagraphFont"/>
    <w:uiPriority w:val="99"/>
    <w:unhideWhenUsed/>
    <w:rsid w:val="00087C0D"/>
    <w:rPr>
      <w:color w:val="482366" w:themeColor="hyperlink"/>
      <w:u w:val="single"/>
    </w:rPr>
  </w:style>
  <w:style w:type="table" w:styleId="TableGrid">
    <w:name w:val="Table Grid"/>
    <w:basedOn w:val="TableNormal"/>
    <w:uiPriority w:val="39"/>
    <w:rsid w:val="00E524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F7B28"/>
    <w:tblPr>
      <w:tblBorders>
        <w:top w:val="single" w:sz="4" w:space="0" w:color="0B213D" w:themeColor="background1" w:themeShade="BF"/>
        <w:left w:val="single" w:sz="4" w:space="0" w:color="0B213D" w:themeColor="background1" w:themeShade="BF"/>
        <w:bottom w:val="single" w:sz="4" w:space="0" w:color="0B213D" w:themeColor="background1" w:themeShade="BF"/>
        <w:right w:val="single" w:sz="4" w:space="0" w:color="0B213D" w:themeColor="background1" w:themeShade="BF"/>
        <w:insideH w:val="single" w:sz="4" w:space="0" w:color="0B213D" w:themeColor="background1" w:themeShade="BF"/>
        <w:insideV w:val="single" w:sz="4" w:space="0" w:color="0B213D" w:themeColor="background1" w:themeShade="BF"/>
      </w:tblBorders>
    </w:tblPr>
  </w:style>
  <w:style w:type="table" w:customStyle="1" w:styleId="Style1">
    <w:name w:val="Style1"/>
    <w:basedOn w:val="TableNormal"/>
    <w:uiPriority w:val="99"/>
    <w:rsid w:val="005B6F18"/>
    <w:pPr>
      <w:spacing w:before="60" w:after="60" w:line="360" w:lineRule="auto"/>
    </w:pPr>
    <w:tblPr>
      <w:tblStyleRowBandSize w:val="1"/>
      <w:tblBorders>
        <w:insideH w:val="single" w:sz="4" w:space="0" w:color="007687" w:themeColor="text1"/>
      </w:tblBorders>
    </w:tblPr>
    <w:tcPr>
      <w:shd w:val="clear" w:color="auto" w:fill="auto"/>
    </w:tcPr>
    <w:tblStylePr w:type="firstRow">
      <w:tblPr/>
      <w:tcPr>
        <w:shd w:val="clear" w:color="auto" w:fill="FFFFFF"/>
      </w:tcPr>
    </w:tblStylePr>
    <w:tblStylePr w:type="band1Horz">
      <w:tblPr/>
      <w:tcPr>
        <w:shd w:val="clear" w:color="auto" w:fill="F8F8F8"/>
      </w:tcPr>
    </w:tblStylePr>
  </w:style>
  <w:style w:type="character" w:styleId="CommentReference">
    <w:name w:val="annotation reference"/>
    <w:basedOn w:val="DefaultParagraphFont"/>
    <w:uiPriority w:val="99"/>
    <w:semiHidden/>
    <w:unhideWhenUsed/>
    <w:rsid w:val="00B166CA"/>
    <w:rPr>
      <w:sz w:val="16"/>
      <w:szCs w:val="16"/>
    </w:rPr>
  </w:style>
  <w:style w:type="paragraph" w:styleId="CommentText">
    <w:name w:val="annotation text"/>
    <w:basedOn w:val="Normal"/>
    <w:link w:val="CommentTextChar"/>
    <w:uiPriority w:val="99"/>
    <w:unhideWhenUsed/>
    <w:rsid w:val="00B166CA"/>
    <w:pPr>
      <w:spacing w:line="240" w:lineRule="auto"/>
    </w:pPr>
    <w:rPr>
      <w:sz w:val="20"/>
      <w:szCs w:val="20"/>
    </w:rPr>
  </w:style>
  <w:style w:type="character" w:customStyle="1" w:styleId="CommentTextChar">
    <w:name w:val="Comment Text Char"/>
    <w:basedOn w:val="DefaultParagraphFont"/>
    <w:link w:val="CommentText"/>
    <w:uiPriority w:val="99"/>
    <w:rsid w:val="00B166C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166CA"/>
    <w:rPr>
      <w:b/>
      <w:bCs/>
    </w:rPr>
  </w:style>
  <w:style w:type="character" w:customStyle="1" w:styleId="CommentSubjectChar">
    <w:name w:val="Comment Subject Char"/>
    <w:basedOn w:val="CommentTextChar"/>
    <w:link w:val="CommentSubject"/>
    <w:uiPriority w:val="99"/>
    <w:semiHidden/>
    <w:rsid w:val="00B166CA"/>
    <w:rPr>
      <w:rFonts w:ascii="Arial" w:hAnsi="Arial"/>
      <w:b/>
      <w:bCs/>
      <w:sz w:val="20"/>
      <w:szCs w:val="20"/>
    </w:rPr>
  </w:style>
  <w:style w:type="paragraph" w:styleId="Revision">
    <w:name w:val="Revision"/>
    <w:hidden/>
    <w:uiPriority w:val="99"/>
    <w:semiHidden/>
    <w:rsid w:val="00B166CA"/>
    <w:rPr>
      <w:rFonts w:ascii="Arial" w:hAnsi="Arial"/>
      <w:sz w:val="22"/>
    </w:rPr>
  </w:style>
  <w:style w:type="paragraph" w:styleId="TOC3">
    <w:name w:val="toc 3"/>
    <w:basedOn w:val="Normal"/>
    <w:next w:val="Normal"/>
    <w:autoRedefine/>
    <w:uiPriority w:val="39"/>
    <w:unhideWhenUsed/>
    <w:rsid w:val="008E5F09"/>
    <w:pPr>
      <w:spacing w:after="100"/>
      <w:ind w:left="440"/>
    </w:pPr>
  </w:style>
  <w:style w:type="paragraph" w:styleId="FootnoteText">
    <w:name w:val="footnote text"/>
    <w:basedOn w:val="Normal"/>
    <w:link w:val="FootnoteTextChar"/>
    <w:uiPriority w:val="99"/>
    <w:semiHidden/>
    <w:unhideWhenUsed/>
    <w:rsid w:val="00442C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2C92"/>
    <w:rPr>
      <w:rFonts w:ascii="Arial" w:hAnsi="Arial"/>
      <w:sz w:val="20"/>
      <w:szCs w:val="20"/>
    </w:rPr>
  </w:style>
  <w:style w:type="character" w:styleId="FootnoteReference">
    <w:name w:val="footnote reference"/>
    <w:basedOn w:val="DefaultParagraphFont"/>
    <w:uiPriority w:val="99"/>
    <w:semiHidden/>
    <w:unhideWhenUsed/>
    <w:rsid w:val="00442C92"/>
    <w:rPr>
      <w:vertAlign w:val="superscript"/>
    </w:rPr>
  </w:style>
  <w:style w:type="character" w:styleId="UnresolvedMention">
    <w:name w:val="Unresolved Mention"/>
    <w:basedOn w:val="DefaultParagraphFont"/>
    <w:uiPriority w:val="99"/>
    <w:rsid w:val="00814D7C"/>
    <w:rPr>
      <w:color w:val="605E5C"/>
      <w:shd w:val="clear" w:color="auto" w:fill="E1DFDD"/>
    </w:rPr>
  </w:style>
  <w:style w:type="character" w:styleId="Mention">
    <w:name w:val="Mention"/>
    <w:basedOn w:val="DefaultParagraphFont"/>
    <w:uiPriority w:val="99"/>
    <w:unhideWhenUsed/>
    <w:rPr>
      <w:color w:val="2B579A"/>
      <w:shd w:val="clear" w:color="auto" w:fill="E6E6E6"/>
    </w:rPr>
  </w:style>
  <w:style w:type="paragraph" w:styleId="BalloonText">
    <w:name w:val="Balloon Text"/>
    <w:basedOn w:val="Normal"/>
    <w:link w:val="BalloonTextChar"/>
    <w:uiPriority w:val="99"/>
    <w:semiHidden/>
    <w:unhideWhenUsed/>
    <w:rsid w:val="0069687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687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62281">
      <w:bodyDiv w:val="1"/>
      <w:marLeft w:val="0"/>
      <w:marRight w:val="0"/>
      <w:marTop w:val="0"/>
      <w:marBottom w:val="0"/>
      <w:divBdr>
        <w:top w:val="none" w:sz="0" w:space="0" w:color="auto"/>
        <w:left w:val="none" w:sz="0" w:space="0" w:color="auto"/>
        <w:bottom w:val="none" w:sz="0" w:space="0" w:color="auto"/>
        <w:right w:val="none" w:sz="0" w:space="0" w:color="auto"/>
      </w:divBdr>
    </w:div>
    <w:div w:id="415130581">
      <w:bodyDiv w:val="1"/>
      <w:marLeft w:val="0"/>
      <w:marRight w:val="0"/>
      <w:marTop w:val="0"/>
      <w:marBottom w:val="0"/>
      <w:divBdr>
        <w:top w:val="none" w:sz="0" w:space="0" w:color="auto"/>
        <w:left w:val="none" w:sz="0" w:space="0" w:color="auto"/>
        <w:bottom w:val="none" w:sz="0" w:space="0" w:color="auto"/>
        <w:right w:val="none" w:sz="0" w:space="0" w:color="auto"/>
      </w:divBdr>
    </w:div>
    <w:div w:id="485904300">
      <w:bodyDiv w:val="1"/>
      <w:marLeft w:val="0"/>
      <w:marRight w:val="0"/>
      <w:marTop w:val="0"/>
      <w:marBottom w:val="0"/>
      <w:divBdr>
        <w:top w:val="none" w:sz="0" w:space="0" w:color="auto"/>
        <w:left w:val="none" w:sz="0" w:space="0" w:color="auto"/>
        <w:bottom w:val="none" w:sz="0" w:space="0" w:color="auto"/>
        <w:right w:val="none" w:sz="0" w:space="0" w:color="auto"/>
      </w:divBdr>
    </w:div>
    <w:div w:id="671222836">
      <w:bodyDiv w:val="1"/>
      <w:marLeft w:val="0"/>
      <w:marRight w:val="0"/>
      <w:marTop w:val="0"/>
      <w:marBottom w:val="0"/>
      <w:divBdr>
        <w:top w:val="none" w:sz="0" w:space="0" w:color="auto"/>
        <w:left w:val="none" w:sz="0" w:space="0" w:color="auto"/>
        <w:bottom w:val="none" w:sz="0" w:space="0" w:color="auto"/>
        <w:right w:val="none" w:sz="0" w:space="0" w:color="auto"/>
      </w:divBdr>
    </w:div>
    <w:div w:id="734397102">
      <w:bodyDiv w:val="1"/>
      <w:marLeft w:val="0"/>
      <w:marRight w:val="0"/>
      <w:marTop w:val="0"/>
      <w:marBottom w:val="0"/>
      <w:divBdr>
        <w:top w:val="none" w:sz="0" w:space="0" w:color="auto"/>
        <w:left w:val="none" w:sz="0" w:space="0" w:color="auto"/>
        <w:bottom w:val="none" w:sz="0" w:space="0" w:color="auto"/>
        <w:right w:val="none" w:sz="0" w:space="0" w:color="auto"/>
      </w:divBdr>
    </w:div>
    <w:div w:id="747533942">
      <w:bodyDiv w:val="1"/>
      <w:marLeft w:val="0"/>
      <w:marRight w:val="0"/>
      <w:marTop w:val="0"/>
      <w:marBottom w:val="0"/>
      <w:divBdr>
        <w:top w:val="none" w:sz="0" w:space="0" w:color="auto"/>
        <w:left w:val="none" w:sz="0" w:space="0" w:color="auto"/>
        <w:bottom w:val="none" w:sz="0" w:space="0" w:color="auto"/>
        <w:right w:val="none" w:sz="0" w:space="0" w:color="auto"/>
      </w:divBdr>
      <w:divsChild>
        <w:div w:id="23748969">
          <w:marLeft w:val="432"/>
          <w:marRight w:val="432"/>
          <w:marTop w:val="150"/>
          <w:marBottom w:val="150"/>
          <w:divBdr>
            <w:top w:val="none" w:sz="0" w:space="0" w:color="auto"/>
            <w:left w:val="none" w:sz="0" w:space="0" w:color="auto"/>
            <w:bottom w:val="none" w:sz="0" w:space="0" w:color="auto"/>
            <w:right w:val="none" w:sz="0" w:space="0" w:color="auto"/>
          </w:divBdr>
        </w:div>
      </w:divsChild>
    </w:div>
    <w:div w:id="886768049">
      <w:bodyDiv w:val="1"/>
      <w:marLeft w:val="0"/>
      <w:marRight w:val="0"/>
      <w:marTop w:val="0"/>
      <w:marBottom w:val="0"/>
      <w:divBdr>
        <w:top w:val="none" w:sz="0" w:space="0" w:color="auto"/>
        <w:left w:val="none" w:sz="0" w:space="0" w:color="auto"/>
        <w:bottom w:val="none" w:sz="0" w:space="0" w:color="auto"/>
        <w:right w:val="none" w:sz="0" w:space="0" w:color="auto"/>
      </w:divBdr>
    </w:div>
    <w:div w:id="1255549859">
      <w:bodyDiv w:val="1"/>
      <w:marLeft w:val="0"/>
      <w:marRight w:val="0"/>
      <w:marTop w:val="0"/>
      <w:marBottom w:val="0"/>
      <w:divBdr>
        <w:top w:val="none" w:sz="0" w:space="0" w:color="auto"/>
        <w:left w:val="none" w:sz="0" w:space="0" w:color="auto"/>
        <w:bottom w:val="none" w:sz="0" w:space="0" w:color="auto"/>
        <w:right w:val="none" w:sz="0" w:space="0" w:color="auto"/>
      </w:divBdr>
    </w:div>
    <w:div w:id="156888384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1.xml"/><Relationship Id="rId26" Type="http://schemas.openxmlformats.org/officeDocument/2006/relationships/image" Target="media/image10.png"/><Relationship Id="rId21" Type="http://schemas.openxmlformats.org/officeDocument/2006/relationships/header" Target="header2.xml"/><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oter" Target="foot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footer" Target="footer6.xml"/><Relationship Id="rId37" Type="http://schemas.microsoft.com/office/2019/05/relationships/documenttasks" Target="documenttasks/documenttasks1.xml"/><Relationship Id="rId5" Type="http://schemas.openxmlformats.org/officeDocument/2006/relationships/numbering" Target="numbering.xml"/><Relationship Id="rId15" Type="http://schemas.openxmlformats.org/officeDocument/2006/relationships/hyperlink" Target="https://youtu.be/nrhxNNH5lt0?si=HBtulCpnVnqE-0h7"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4.xml"/><Relationship Id="rId27" Type="http://schemas.openxmlformats.org/officeDocument/2006/relationships/image" Target="media/image11.png"/><Relationship Id="rId30" Type="http://schemas.openxmlformats.org/officeDocument/2006/relationships/footer" Target="footer5.xml"/><Relationship Id="rId35"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footer3.xml.rels><?xml version="1.0" encoding="UTF-8" standalone="yes"?>
<Relationships xmlns="http://schemas.openxmlformats.org/package/2006/relationships"><Relationship Id="rId1" Type="http://schemas.openxmlformats.org/officeDocument/2006/relationships/image" Target="media/image5.jpg"/></Relationships>
</file>

<file path=word/_rels/footer4.xml.rels><?xml version="1.0" encoding="UTF-8" standalone="yes"?>
<Relationships xmlns="http://schemas.openxmlformats.org/package/2006/relationships"><Relationship Id="rId1" Type="http://schemas.openxmlformats.org/officeDocument/2006/relationships/image" Target="media/image6.jpeg"/></Relationships>
</file>

<file path=word/_rels/footer5.xml.rels><?xml version="1.0" encoding="UTF-8" standalone="yes"?>
<Relationships xmlns="http://schemas.openxmlformats.org/package/2006/relationships"><Relationship Id="rId1" Type="http://schemas.openxmlformats.org/officeDocument/2006/relationships/image" Target="media/image5.jpg"/></Relationships>
</file>

<file path=word/_rels/footer6.xml.rels><?xml version="1.0" encoding="UTF-8" standalone="yes"?>
<Relationships xmlns="http://schemas.openxmlformats.org/package/2006/relationships"><Relationship Id="rId1" Type="http://schemas.openxmlformats.org/officeDocument/2006/relationships/image" Target="media/image2.jpg"/></Relationships>
</file>

<file path=word/_rels/footnotes.xml.rels><?xml version="1.0" encoding="UTF-8" standalone="yes"?>
<Relationships xmlns="http://schemas.openxmlformats.org/package/2006/relationships"><Relationship Id="rId1" Type="http://schemas.openxmlformats.org/officeDocument/2006/relationships/hyperlink" Target="https://youtu.be/nrhxNNH5lt0?si=HBtulCpnVnqE-0h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xvin2\Downloads\DoE-corp-A4-page-portrait.dotx" TargetMode="External"/></Relationships>
</file>

<file path=word/documenttasks/documenttasks1.xml><?xml version="1.0" encoding="utf-8"?>
<t:Tasks xmlns:t="http://schemas.microsoft.com/office/tasks/2019/documenttasks" xmlns:oel="http://schemas.microsoft.com/office/2019/extlst">
  <t:Task id="{FB4FFA91-8793-4CE9-BCF6-B056F0F77A44}">
    <t:Anchor>
      <t:Comment id="310400738"/>
    </t:Anchor>
    <t:History>
      <t:Event id="{DDE0EC60-34C4-4608-9645-A2EB18098C9F}" time="2023-10-25T04:49:25.276Z">
        <t:Attribution userId="S::joyclyn.vincent@qed.qld.gov.au::7b3bcc34-b767-47b7-a706-2c5117ae17df" userProvider="AD" userName="VINCENT, Joyclyn"/>
        <t:Anchor>
          <t:Comment id="310400738"/>
        </t:Anchor>
        <t:Create/>
      </t:Event>
      <t:Event id="{AEAF44E4-2C51-40A8-ABD7-2B852F2300CD}" time="2023-10-25T04:49:25.276Z">
        <t:Attribution userId="S::joyclyn.vincent@qed.qld.gov.au::7b3bcc34-b767-47b7-a706-2c5117ae17df" userProvider="AD" userName="VINCENT, Joyclyn"/>
        <t:Anchor>
          <t:Comment id="310400738"/>
        </t:Anchor>
        <t:Assign userId="S::Chris.LONGLAND@qed.qld.gov.au::9fefb775-3b01-4a90-8ffd-cbe5dc8fc513" userProvider="AD" userName="LONGLAND, Chris"/>
      </t:Event>
      <t:Event id="{F10AB1E4-E50F-4317-B261-B67A03474695}" time="2023-10-25T04:49:25.276Z">
        <t:Attribution userId="S::joyclyn.vincent@qed.qld.gov.au::7b3bcc34-b767-47b7-a706-2c5117ae17df" userProvider="AD" userName="VINCENT, Joyclyn"/>
        <t:Anchor>
          <t:Comment id="310400738"/>
        </t:Anchor>
        <t:SetTitle title="@LONGLAND, Chris This is a place I especially need your expertise, please. Can you please enter Yes or No for these? And if yes, the name of the product or provider?"/>
      </t:Event>
    </t:History>
  </t:Task>
  <t:Task id="{75E8FF24-34F1-4CD4-8EA9-897C43A9C0D2}">
    <t:Anchor>
      <t:Comment id="1453465008"/>
    </t:Anchor>
    <t:History>
      <t:Event id="{5733B913-7958-4854-B004-32F6B5042156}" time="2023-10-25T01:35:25.883Z">
        <t:Attribution userId="S::joyclyn.vincent@qed.qld.gov.au::7b3bcc34-b767-47b7-a706-2c5117ae17df" userProvider="AD" userName="VINCENT, Joyclyn"/>
        <t:Anchor>
          <t:Comment id="1453465008"/>
        </t:Anchor>
        <t:Create/>
      </t:Event>
      <t:Event id="{2F846D73-1BD1-403B-9E0C-56CD542D167B}" time="2023-10-25T01:35:25.883Z">
        <t:Attribution userId="S::joyclyn.vincent@qed.qld.gov.au::7b3bcc34-b767-47b7-a706-2c5117ae17df" userProvider="AD" userName="VINCENT, Joyclyn"/>
        <t:Anchor>
          <t:Comment id="1453465008"/>
        </t:Anchor>
        <t:Assign userId="S::Chris.LONGLAND@qed.qld.gov.au::9fefb775-3b01-4a90-8ffd-cbe5dc8fc513" userProvider="AD" userName="LONGLAND, Chris"/>
      </t:Event>
      <t:Event id="{46EAD657-322D-465C-895B-F6E82A2DEA8D}" time="2023-10-25T01:35:25.883Z">
        <t:Attribution userId="S::joyclyn.vincent@qed.qld.gov.au::7b3bcc34-b767-47b7-a706-2c5117ae17df" userProvider="AD" userName="VINCENT, Joyclyn"/>
        <t:Anchor>
          <t:Comment id="1453465008"/>
        </t:Anchor>
        <t:SetTitle title="@LONGLAND, Chris Was there any other reason we chose SonarCloud? Like... was it recommended by someone or was it free?"/>
      </t:Event>
    </t:History>
  </t:Task>
  <t:Task id="{EECFBF7D-40F1-447F-8345-A12900429DF0}">
    <t:Anchor>
      <t:Comment id="1710992493"/>
    </t:Anchor>
    <t:History>
      <t:Event id="{9592A11C-8AF4-4E5D-B567-E02DC799C8A7}" time="2023-10-27T05:16:05.199Z">
        <t:Attribution userId="S::joyclyn.vincent@qed.qld.gov.au::7b3bcc34-b767-47b7-a706-2c5117ae17df" userProvider="AD" userName="VINCENT, Joyclyn"/>
        <t:Anchor>
          <t:Comment id="1710992493"/>
        </t:Anchor>
        <t:Create/>
      </t:Event>
      <t:Event id="{95D1AA2C-54EC-48CA-AB6C-65A5C6B99C0E}" time="2023-10-27T05:16:05.199Z">
        <t:Attribution userId="S::joyclyn.vincent@qed.qld.gov.au::7b3bcc34-b767-47b7-a706-2c5117ae17df" userProvider="AD" userName="VINCENT, Joyclyn"/>
        <t:Anchor>
          <t:Comment id="1710992493"/>
        </t:Anchor>
        <t:Assign userId="S::Chris.LONGLAND@qed.qld.gov.au::9fefb775-3b01-4a90-8ffd-cbe5dc8fc513" userProvider="AD" userName="LONGLAND, Chris"/>
      </t:Event>
      <t:Event id="{6248B477-34D8-4BF7-9A04-F88050B62211}" time="2023-10-27T05:16:05.199Z">
        <t:Attribution userId="S::joyclyn.vincent@qed.qld.gov.au::7b3bcc34-b767-47b7-a706-2c5117ae17df" userProvider="AD" userName="VINCENT, Joyclyn"/>
        <t:Anchor>
          <t:Comment id="1710992493"/>
        </t:Anchor>
        <t:SetTitle title="@LONGLAND, Chris When did this happen? Do you know approximately when we started using SonarCloud and when we switched to SonarQube?"/>
      </t:Event>
    </t:History>
  </t:Task>
  <t:Task id="{E2524143-8EF9-4203-B41C-B981DF4E12F6}">
    <t:Anchor>
      <t:Comment id="1618415846"/>
    </t:Anchor>
    <t:History>
      <t:Event id="{472240DE-B11F-418E-BF12-D99EE2370710}" time="2023-10-27T00:30:48.774Z">
        <t:Attribution userId="S::joyclyn.vincent@qed.qld.gov.au::7b3bcc34-b767-47b7-a706-2c5117ae17df" userProvider="AD" userName="VINCENT, Joyclyn"/>
        <t:Anchor>
          <t:Comment id="1618415846"/>
        </t:Anchor>
        <t:Create/>
      </t:Event>
      <t:Event id="{C11A0C5F-01AA-49C3-9DAD-E55C79C05C3C}" time="2023-10-27T00:30:48.774Z">
        <t:Attribution userId="S::joyclyn.vincent@qed.qld.gov.au::7b3bcc34-b767-47b7-a706-2c5117ae17df" userProvider="AD" userName="VINCENT, Joyclyn"/>
        <t:Anchor>
          <t:Comment id="1618415846"/>
        </t:Anchor>
        <t:Assign userId="S::Chris.LONGLAND@qed.qld.gov.au::9fefb775-3b01-4a90-8ffd-cbe5dc8fc513" userProvider="AD" userName="LONGLAND, Chris"/>
      </t:Event>
      <t:Event id="{14793BD5-610A-46D8-BD0B-CD600D94DFB7}" time="2023-10-27T00:30:48.774Z">
        <t:Attribution userId="S::joyclyn.vincent@qed.qld.gov.au::7b3bcc34-b767-47b7-a706-2c5117ae17df" userProvider="AD" userName="VINCENT, Joyclyn"/>
        <t:Anchor>
          <t:Comment id="1618415846"/>
        </t:Anchor>
        <t:SetTitle title="@MORTON, Gary and @LONGLAND, Chris I need your help here. I got this list from ChatGPT but I don't know if it's in the right ball park or not.  If it is a reasonable list, we need to address the two glaring 'No' entries in the minimal cover but the …"/>
      </t:Event>
    </t:History>
  </t:Task>
  <t:Task id="{E716F4D3-07CA-472B-9BD5-3BAB7CAE12ED}">
    <t:Anchor>
      <t:Comment id="2054817687"/>
    </t:Anchor>
    <t:History>
      <t:Event id="{C07A38B9-69E5-441E-AFBF-1C92331532CF}" time="2023-10-27T05:10:46.3Z">
        <t:Attribution userId="S::joyclyn.vincent@qed.qld.gov.au::7b3bcc34-b767-47b7-a706-2c5117ae17df" userProvider="AD" userName="VINCENT, Joyclyn"/>
        <t:Anchor>
          <t:Comment id="2054817687"/>
        </t:Anchor>
        <t:Create/>
      </t:Event>
      <t:Event id="{8BC1F1DF-0FCF-4BF5-B2C0-D4BB0514F5D1}" time="2023-10-27T05:10:46.3Z">
        <t:Attribution userId="S::joyclyn.vincent@qed.qld.gov.au::7b3bcc34-b767-47b7-a706-2c5117ae17df" userProvider="AD" userName="VINCENT, Joyclyn"/>
        <t:Anchor>
          <t:Comment id="2054817687"/>
        </t:Anchor>
        <t:Assign userId="S::Chris.LONGLAND@qed.qld.gov.au::9fefb775-3b01-4a90-8ffd-cbe5dc8fc513" userProvider="AD" userName="LONGLAND, Chris"/>
      </t:Event>
      <t:Event id="{41AB78F8-8846-46A6-A380-44727CBE6EDE}" time="2023-10-27T05:10:46.3Z">
        <t:Attribution userId="S::joyclyn.vincent@qed.qld.gov.au::7b3bcc34-b767-47b7-a706-2c5117ae17df" userProvider="AD" userName="VINCENT, Joyclyn"/>
        <t:Anchor>
          <t:Comment id="2054817687"/>
        </t:Anchor>
        <t:SetTitle title="@LONGLAND, Chris Do you know what sort of limitation are we talking about here?"/>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08D953262C4F2BAA3DC0E8AC70886D"/>
        <w:category>
          <w:name w:val="General"/>
          <w:gallery w:val="placeholder"/>
        </w:category>
        <w:types>
          <w:type w:val="bbPlcHdr"/>
        </w:types>
        <w:behaviors>
          <w:behavior w:val="content"/>
        </w:behaviors>
        <w:guid w:val="{A53FA7A4-2407-4BC9-A444-CE14BD631F16}"/>
      </w:docPartPr>
      <w:docPartBody>
        <w:p w:rsidR="003D4C9F" w:rsidRDefault="00AC0771" w:rsidP="00AC0771">
          <w:pPr>
            <w:pStyle w:val="2108D953262C4F2BAA3DC0E8AC70886D"/>
          </w:pPr>
          <w:r>
            <w:rPr>
              <w:rStyle w:val="PlaceholderText"/>
              <w:color w:val="000000" w:themeColor="text1"/>
              <w:shd w:val="clear" w:color="auto" w:fill="FBE4D5" w:themeFill="accent2" w:themeFillTint="33"/>
            </w:rPr>
            <w:t>[Select classification]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taOT-Norm">
    <w:charset w:val="4D"/>
    <w:family w:val="swiss"/>
    <w:pitch w:val="variable"/>
    <w:sig w:usb0="800000EF" w:usb1="4000207B"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771"/>
    <w:rsid w:val="0010629A"/>
    <w:rsid w:val="001869AD"/>
    <w:rsid w:val="001C0AD2"/>
    <w:rsid w:val="00233EA7"/>
    <w:rsid w:val="00266E0C"/>
    <w:rsid w:val="00281850"/>
    <w:rsid w:val="0028408B"/>
    <w:rsid w:val="002A0625"/>
    <w:rsid w:val="003D4C9F"/>
    <w:rsid w:val="003E020C"/>
    <w:rsid w:val="003E5511"/>
    <w:rsid w:val="003F7BD5"/>
    <w:rsid w:val="00427EB6"/>
    <w:rsid w:val="004B0A2C"/>
    <w:rsid w:val="005A7D1F"/>
    <w:rsid w:val="00630A67"/>
    <w:rsid w:val="006E16BD"/>
    <w:rsid w:val="00747F56"/>
    <w:rsid w:val="007D1470"/>
    <w:rsid w:val="00806096"/>
    <w:rsid w:val="00857486"/>
    <w:rsid w:val="00873C9D"/>
    <w:rsid w:val="008A3BAB"/>
    <w:rsid w:val="00971484"/>
    <w:rsid w:val="00976FD5"/>
    <w:rsid w:val="009D38AD"/>
    <w:rsid w:val="009F3DF3"/>
    <w:rsid w:val="00A23DCD"/>
    <w:rsid w:val="00A754CC"/>
    <w:rsid w:val="00AC0771"/>
    <w:rsid w:val="00C500B4"/>
    <w:rsid w:val="00D720C7"/>
    <w:rsid w:val="00D8094A"/>
    <w:rsid w:val="00D87FB1"/>
    <w:rsid w:val="00DB0084"/>
    <w:rsid w:val="00DB477C"/>
    <w:rsid w:val="00DC0CB5"/>
    <w:rsid w:val="00DD4641"/>
    <w:rsid w:val="00DE2D84"/>
    <w:rsid w:val="00E74F17"/>
    <w:rsid w:val="00EB2437"/>
    <w:rsid w:val="00F221DC"/>
    <w:rsid w:val="00FA2575"/>
    <w:rsid w:val="00FC34AC"/>
    <w:rsid w:val="00FE0DEC"/>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1484"/>
    <w:rPr>
      <w:color w:val="808080"/>
    </w:rPr>
  </w:style>
  <w:style w:type="paragraph" w:customStyle="1" w:styleId="2108D953262C4F2BAA3DC0E8AC70886D">
    <w:name w:val="2108D953262C4F2BAA3DC0E8AC70886D"/>
    <w:rsid w:val="00AC0771"/>
    <w:pPr>
      <w:tabs>
        <w:tab w:val="center" w:pos="4513"/>
        <w:tab w:val="right" w:pos="9026"/>
      </w:tabs>
      <w:spacing w:after="120" w:line="360" w:lineRule="auto"/>
    </w:pPr>
    <w:rPr>
      <w:rFonts w:ascii="Arial" w:eastAsiaTheme="minorHAnsi" w:hAnsi="Arial"/>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DoE">
      <a:dk1>
        <a:srgbClr val="007687"/>
      </a:dk1>
      <a:lt1>
        <a:srgbClr val="0F2D52"/>
      </a:lt1>
      <a:dk2>
        <a:srgbClr val="FFCF01"/>
      </a:dk2>
      <a:lt2>
        <a:srgbClr val="0091C7"/>
      </a:lt2>
      <a:accent1>
        <a:srgbClr val="65CBE6"/>
      </a:accent1>
      <a:accent2>
        <a:srgbClr val="00BABE"/>
      </a:accent2>
      <a:accent3>
        <a:srgbClr val="A6CE39"/>
      </a:accent3>
      <a:accent4>
        <a:srgbClr val="F6861F"/>
      </a:accent4>
      <a:accent5>
        <a:srgbClr val="A12068"/>
      </a:accent5>
      <a:accent6>
        <a:srgbClr val="482366"/>
      </a:accent6>
      <a:hlink>
        <a:srgbClr val="482366"/>
      </a:hlink>
      <a:folHlink>
        <a:srgbClr val="7F7F7F"/>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p:properties xmlns:p="http://schemas.microsoft.com/office/2006/metadata/properties" xmlns:xsi="http://www.w3.org/2001/XMLSchema-instance" xmlns:pc="http://schemas.microsoft.com/office/infopath/2007/PartnerControls">
  <documentManagement>
    <SharedWithUsers xmlns="9d03e2f6-4d44-4c39-bea3-d56161d81793">
      <UserInfo>
        <DisplayName>LONGLAND, Chris</DisplayName>
        <AccountId>21</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8FCBECF3A6F5F42A4D49B83A1DA0892" ma:contentTypeVersion="5" ma:contentTypeDescription="Create a new document." ma:contentTypeScope="" ma:versionID="94b9a606ea0298395cb8fe17eeff02f4">
  <xsd:schema xmlns:xsd="http://www.w3.org/2001/XMLSchema" xmlns:xs="http://www.w3.org/2001/XMLSchema" xmlns:p="http://schemas.microsoft.com/office/2006/metadata/properties" xmlns:ns2="386a85fa-0a87-44ce-8fe6-a7ec637130d1" xmlns:ns3="9d03e2f6-4d44-4c39-bea3-d56161d81793" targetNamespace="http://schemas.microsoft.com/office/2006/metadata/properties" ma:root="true" ma:fieldsID="d2fc204b726ea16d9b3524143d72bb1a" ns2:_="" ns3:_="">
    <xsd:import namespace="386a85fa-0a87-44ce-8fe6-a7ec637130d1"/>
    <xsd:import namespace="9d03e2f6-4d44-4c39-bea3-d56161d8179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6a85fa-0a87-44ce-8fe6-a7ec637130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03e2f6-4d44-4c39-bea3-d56161d8179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04F756-F38A-6347-9FC5-C87B3EABCDCB}">
  <ds:schemaRefs>
    <ds:schemaRef ds:uri="http://schemas.openxmlformats.org/officeDocument/2006/bibliography"/>
  </ds:schemaRefs>
</ds:datastoreItem>
</file>

<file path=customXml/itemProps2.xml><?xml version="1.0" encoding="utf-8"?>
<ds:datastoreItem xmlns:ds="http://schemas.openxmlformats.org/officeDocument/2006/customXml" ds:itemID="{13372288-A0BE-4A7D-8FB8-982B2DEF2724}">
  <ds:schemaRefs>
    <ds:schemaRef ds:uri="http://schemas.microsoft.com/office/2006/metadata/properties"/>
    <ds:schemaRef ds:uri="http://schemas.microsoft.com/office/infopath/2007/PartnerControls"/>
    <ds:schemaRef ds:uri="9d03e2f6-4d44-4c39-bea3-d56161d81793"/>
  </ds:schemaRefs>
</ds:datastoreItem>
</file>

<file path=customXml/itemProps3.xml><?xml version="1.0" encoding="utf-8"?>
<ds:datastoreItem xmlns:ds="http://schemas.openxmlformats.org/officeDocument/2006/customXml" ds:itemID="{863C92EB-C75E-45E6-AE66-FAF5406949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6a85fa-0a87-44ce-8fe6-a7ec637130d1"/>
    <ds:schemaRef ds:uri="9d03e2f6-4d44-4c39-bea3-d56161d817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8102F0-15D6-4F7A-8D8D-95FE24CF12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DoE-corp-A4-page-portrait.dotx</Template>
  <TotalTime>12</TotalTime>
  <Pages>30</Pages>
  <Words>4060</Words>
  <Characters>23143</Characters>
  <Application>Microsoft Office Word</Application>
  <DocSecurity>0</DocSecurity>
  <Lines>192</Lines>
  <Paragraphs>54</Paragraphs>
  <ScaleCrop>false</ScaleCrop>
  <Company/>
  <LinksUpToDate>false</LinksUpToDate>
  <CharactersWithSpaces>27149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DoE corporate A4 page portrait</dc:title>
  <dc:subject/>
  <dc:creator>VINCENT, Joyclyn</dc:creator>
  <cp:keywords/>
  <dc:description/>
  <cp:lastModifiedBy>AMATYA, Jeny</cp:lastModifiedBy>
  <cp:revision>35</cp:revision>
  <cp:lastPrinted>2018-01-16T20:55:00Z</cp:lastPrinted>
  <dcterms:created xsi:type="dcterms:W3CDTF">2023-11-14T05:49:00Z</dcterms:created>
  <dcterms:modified xsi:type="dcterms:W3CDTF">2023-11-16T04:32:00Z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RL">
    <vt:lpwstr/>
  </property>
  <property fmtid="{D5CDD505-2E9C-101B-9397-08002B2CF9AE}" pid="3" name="ContentTypeId">
    <vt:lpwstr>0x01010008FCBECF3A6F5F42A4D49B83A1DA0892</vt:lpwstr>
  </property>
</Properties>
</file>